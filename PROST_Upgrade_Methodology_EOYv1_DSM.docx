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D245C" w14:textId="77777777" w:rsidR="00155C70" w:rsidRDefault="00D956D4">
      <w:pPr>
        <w:pStyle w:val="Title"/>
      </w:pPr>
      <w:r>
        <w:t>PROST Upgrade: Model and Estimation Methodology</w:t>
      </w:r>
    </w:p>
    <w:p w14:paraId="688D245D" w14:textId="77777777" w:rsidR="00155C70" w:rsidRDefault="00D956D4">
      <w:pPr>
        <w:pStyle w:val="Date"/>
      </w:pPr>
      <w:r>
        <w:t>June 2026</w:t>
      </w:r>
    </w:p>
    <w:p w14:paraId="69EECAE9" w14:textId="64C4DF23" w:rsidR="00CC14A7" w:rsidRPr="00CC14A7" w:rsidRDefault="00D956D4" w:rsidP="00CC14A7">
      <w:pPr>
        <w:pStyle w:val="Heading1"/>
      </w:pPr>
      <w:bookmarkStart w:id="0" w:name="introduction"/>
      <w:r>
        <w:t>Introduction</w:t>
      </w:r>
    </w:p>
    <w:p w14:paraId="688D245F" w14:textId="77777777" w:rsidR="00155C70" w:rsidRDefault="00D956D4">
      <w:pPr>
        <w:pStyle w:val="FirstParagraph"/>
      </w:pPr>
      <w:r>
        <w:t>This note describes the methodology of the PROST Upgrade, the individual-record version of the World Bank’s pension projection model. For two decades PROST projected pensions from representative cohorts, groups of workers treated as identical. That approach needs little data, but it cannot represent the diversity of real contribution histories, and it responds poorly to reform, because the behavior it projects is locked into the cohort averages. The upgrade replaces the cohorts with individual records: each</w:t>
      </w:r>
      <w:r>
        <w:t xml:space="preserve"> worker now carries their own age, gender, wage, contribution history, account balance, and length of service, and is projected forward one person at a time. Two workers with the same average contribution density but different working patterns, one in long stable spells, the other contributing on and off, will accumulate length of service differently, reach eligibility at different times, and retire with different balances. The upgrade tracks each of them in their own right.</w:t>
      </w:r>
    </w:p>
    <w:p w14:paraId="688D2460" w14:textId="77777777" w:rsidR="00155C70" w:rsidRDefault="00D956D4">
      <w:pPr>
        <w:pStyle w:val="BodyText"/>
      </w:pPr>
      <w:r>
        <w:t>A cohort model applies each contribution and benefit rule to a group average, and is accurate only to the extent that the workers in a group vary little around it. Working from individual records removes that approximation: every rule is applied to a worker’s own wage, history, and balance, so the dispersion within a group, which is what decides who reaches eligibility and who falls short, is carried explicitly rather than assumed small.</w:t>
      </w:r>
    </w:p>
    <w:p w14:paraId="688D2461" w14:textId="77777777" w:rsidR="00155C70" w:rsidRDefault="00D956D4">
      <w:pPr>
        <w:pStyle w:val="BodyText"/>
      </w:pPr>
      <w:r>
        <w:t>The methodology has two parts. The first is a single simulation engine. It takes a population of individual workers and advances it forward over the projection horizon, the same engine in every application. Around it sits a pre-processing pipeline of six steps that prepares the inputs the engine consumes. Most of this note is about that pipeline, and in particular about its main product: the two monthly rates that determine whether a worker contributes.</w:t>
      </w:r>
    </w:p>
    <w:p w14:paraId="688D2462" w14:textId="6B635A27" w:rsidR="00155C70" w:rsidRDefault="00D956D4">
      <w:pPr>
        <w:pStyle w:val="BodyText"/>
      </w:pPr>
      <w:r>
        <w:t xml:space="preserve">Those two rates are the probability of leaving </w:t>
      </w:r>
      <w:ins w:id="1" w:author="Duncan MacDonald" w:date="2026-06-22T09:51:00Z" w16du:dateUtc="2026-06-22T13:51:00Z">
        <w:r w:rsidR="008415D4">
          <w:t xml:space="preserve">the </w:t>
        </w:r>
      </w:ins>
      <w:r>
        <w:t>contribution</w:t>
      </w:r>
      <w:ins w:id="2" w:author="Duncan MacDonald" w:date="2026-06-22T09:51:00Z" w16du:dateUtc="2026-06-22T13:51:00Z">
        <w:r w:rsidR="008415D4">
          <w:t xml:space="preserve"> state</w:t>
        </w:r>
      </w:ins>
      <w:r>
        <w:t>, written T</w:t>
      </w:r>
      <w:r>
        <w:rPr>
          <w:vertAlign w:val="subscript"/>
        </w:rPr>
        <w:t>1</w:t>
      </w:r>
      <w:r>
        <w:t>, and the probability of returning to it, written T</w:t>
      </w:r>
      <w:r>
        <w:rPr>
          <w:vertAlign w:val="subscript"/>
        </w:rPr>
        <w:t>2</w:t>
      </w:r>
      <w:r>
        <w:t>. Between them they capture both how often a worker contributes and the shape of their working life, the long stable spells or the constant stopping and starting that a single average contribution density would hide. They are developed at length in the contribution model.</w:t>
      </w:r>
    </w:p>
    <w:p w14:paraId="688D2463" w14:textId="410A4F8D" w:rsidR="00155C70" w:rsidRDefault="00D956D4">
      <w:pPr>
        <w:pStyle w:val="BodyText"/>
      </w:pPr>
      <w:r>
        <w:t>A country may have anything from a complete monthly history of every worker down to a few published aggregates, and the inputs must be built from whatever it has. So</w:t>
      </w:r>
      <w:ins w:id="3" w:author="Duncan MacDonald" w:date="2026-06-22T10:13:00Z" w16du:dateUtc="2026-06-22T14:13:00Z">
        <w:r w:rsidR="008D0635">
          <w:t>,</w:t>
        </w:r>
      </w:ins>
      <w:r>
        <w:t xml:space="preserve"> the inputs are estimated by different methods in different data environments, the contribution rates most of all. But once estimated, they all feed the same engine, and the engine uses them in exactly the same way. The data environment decides how the inputs are found; it never changes what is done with them. Estimation is where the data environment matters; use is where it does not.</w:t>
      </w:r>
    </w:p>
    <w:p w14:paraId="688D2464" w14:textId="770A6B5C" w:rsidR="00155C70" w:rsidRDefault="00D956D4">
      <w:pPr>
        <w:pStyle w:val="BodyText"/>
      </w:pPr>
      <w:r>
        <w:t xml:space="preserve">The model treats the defined-benefit and defined-contribution schemes as two pillars that coexist within a single projection, both active at the same time, each worker belonging to one of them </w:t>
      </w:r>
      <w:r>
        <w:lastRenderedPageBreak/>
        <w:t xml:space="preserve">and the engine applying that scheme’s rules to its own members year by year. This is a different arrangement from the original PROST, in which the defined-benefit scheme was the default and a defined-contribution pillar entered only as a reform, modeled as the transition from one to the other. </w:t>
      </w:r>
      <w:commentRangeStart w:id="4"/>
      <w:r>
        <w:t>For the present the two are treated as concurrent structures rather than as the before and after of a structural switch: a worker remains a defined-benefit or a defined-contribution member throughout, and the projecti</w:t>
      </w:r>
      <w:r>
        <w:t>on carries both populations forward in parallel.</w:t>
      </w:r>
      <w:commentRangeEnd w:id="4"/>
      <w:r w:rsidR="00632777" w:rsidRPr="003B1450">
        <w:rPr>
          <w:rStyle w:val="CommentReference"/>
          <w:rFonts w:ascii="Segoe UI" w:hAnsi="Segoe UI" w:cs="Segoe UI"/>
          <w:sz w:val="18"/>
          <w:szCs w:val="18"/>
        </w:rPr>
        <w:commentReference w:id="4"/>
      </w:r>
      <w:ins w:id="5" w:author="Marola Andrea Castillo Quinto" w:date="2026-06-22T17:24:00Z" w16du:dateUtc="2026-06-22T21:24:00Z">
        <w:r w:rsidR="003B1450" w:rsidRPr="003B1450">
          <w:rPr>
            <w:rFonts w:ascii="Segoe UI" w:hAnsi="Segoe UI" w:cs="Segoe UI"/>
            <w:sz w:val="18"/>
            <w:szCs w:val="18"/>
          </w:rPr>
          <w:t xml:space="preserve"> </w:t>
        </w:r>
      </w:ins>
      <w:ins w:id="6" w:author="Marola Andrea Castillo Quinto" w:date="2026-06-22T17:24:00Z">
        <w:r w:rsidR="003B1450" w:rsidRPr="003B1450">
          <w:t>Allowing for a switch between DB and DC plans is a feature to be added in the future.</w:t>
        </w:r>
      </w:ins>
    </w:p>
    <w:p w14:paraId="688D2465" w14:textId="19954541" w:rsidR="00155C70" w:rsidRDefault="00D956D4">
      <w:pPr>
        <w:pStyle w:val="BodyText"/>
      </w:pPr>
      <w:r>
        <w:t>Before the pipeline that fills most of this note, it helps to see the whole loop the engine runs. Each projected year, the engine takes every worker in their current state and resolves what becomes of them. A worker active at the start of the year contributes or not month by month, each month decided by their exit rate T</w:t>
      </w:r>
      <w:r>
        <w:rPr>
          <w:vertAlign w:val="subscript"/>
        </w:rPr>
        <w:t>1</w:t>
      </w:r>
      <w:r>
        <w:t>; an inactive worker may resume, decided by their re-entry rate T</w:t>
      </w:r>
      <w:r>
        <w:rPr>
          <w:vertAlign w:val="subscript"/>
        </w:rPr>
        <w:t>2</w:t>
      </w:r>
      <w:r>
        <w:t xml:space="preserve">; and wages grow along a life-cycle profile. Once a year the engine tests each worker against the </w:t>
      </w:r>
      <w:ins w:id="7" w:author="Duncan MacDonald" w:date="2026-06-22T10:16:00Z" w16du:dateUtc="2026-06-22T14:16:00Z">
        <w:r w:rsidR="0032433E">
          <w:t xml:space="preserve">pension </w:t>
        </w:r>
      </w:ins>
      <w:r>
        <w:t>eligibility rules and, for those who qualify, settles retirement and computes the pension, defined-benefit or defined-contribution according to the worker’s scheme; once a year it also settles who dies. New affiliates enter at the start of the year to replace the outflow. The same loop repeats over the horizon, u</w:t>
      </w:r>
      <w:commentRangeStart w:id="8"/>
      <w:r>
        <w:t>p to eighty years</w:t>
      </w:r>
      <w:ins w:id="9" w:author="Marola Andrea Castillo Quinto" w:date="2026-06-22T17:24:00Z" w16du:dateUtc="2026-06-22T21:24:00Z">
        <w:r w:rsidR="001C5EDC">
          <w:t xml:space="preserve"> or beyond if needed</w:t>
        </w:r>
      </w:ins>
      <w:r>
        <w:t>.</w:t>
      </w:r>
      <w:commentRangeEnd w:id="8"/>
      <w:r w:rsidR="00FC7B1F">
        <w:rPr>
          <w:rStyle w:val="CommentReference"/>
          <w:sz w:val="24"/>
          <w:szCs w:val="24"/>
        </w:rPr>
        <w:commentReference w:id="8"/>
      </w:r>
    </w:p>
    <w:p w14:paraId="688D2466" w14:textId="77777777" w:rsidR="00155C70" w:rsidRDefault="00D956D4">
      <w:pPr>
        <w:pStyle w:val="BodyText"/>
      </w:pPr>
      <w:r>
        <w:t>To run, the engine consumes a fixed set of inputs, every one prepared in advance: the two contribution rates T</w:t>
      </w:r>
      <w:r>
        <w:rPr>
          <w:vertAlign w:val="subscript"/>
        </w:rPr>
        <w:t>1</w:t>
      </w:r>
      <w:r>
        <w:t xml:space="preserve"> and T</w:t>
      </w:r>
      <w:r>
        <w:rPr>
          <w:vertAlign w:val="subscript"/>
        </w:rPr>
        <w:t>2</w:t>
      </w:r>
      <w:r>
        <w:t>; the wage profiles and the deciles; the base-year population of affiliates and the register of current beneficiaries; the affiliation rates that bring in new entrants; and the retirement, disability, and survivor rates. None is estimated while the projection runs. This is the division that organizes the note: the inputs are estimated once, from whatever data a country has, by methods that vary with the data environment; the engine then uses them in a single way that does not vary at all. The data e</w:t>
      </w:r>
      <w:r>
        <w:t>nvironment shapes how the inputs are found, never what the engine does with them.</w:t>
      </w:r>
    </w:p>
    <w:p w14:paraId="688D2467" w14:textId="77777777" w:rsidR="00155C70" w:rsidRDefault="00D956D4">
      <w:pPr>
        <w:pStyle w:val="BodyText"/>
      </w:pPr>
      <w:r>
        <w:t>The note is ordered so that nothing is used before it is built: the data environments first, then each input the pipeline produces, and the projection engine that consumes them last. Throughout, the rich environment of full monthly histories is documented in full, with Mexico as the pilot, and the methods for scarcer data are given alongside.</w:t>
      </w:r>
    </w:p>
    <w:p w14:paraId="688D2468" w14:textId="77777777" w:rsidR="00155C70" w:rsidRDefault="00D956D4">
      <w:pPr>
        <w:pStyle w:val="Heading1"/>
      </w:pPr>
      <w:bookmarkStart w:id="10" w:name="the-data-environments"/>
      <w:bookmarkEnd w:id="0"/>
      <w:r>
        <w:rPr>
          <w:rStyle w:val="SectionNumber"/>
        </w:rPr>
        <w:t>1</w:t>
      </w:r>
      <w:r>
        <w:tab/>
      </w:r>
      <w:commentRangeStart w:id="11"/>
      <w:r>
        <w:t>The data environments</w:t>
      </w:r>
      <w:commentRangeEnd w:id="11"/>
      <w:r w:rsidR="00E45AA6">
        <w:rPr>
          <w:rStyle w:val="CommentReference"/>
          <w:sz w:val="32"/>
          <w:szCs w:val="32"/>
        </w:rPr>
        <w:commentReference w:id="11"/>
      </w:r>
    </w:p>
    <w:p w14:paraId="688D2469" w14:textId="77777777" w:rsidR="00155C70" w:rsidRDefault="00D956D4">
      <w:pPr>
        <w:pStyle w:val="FirstParagraph"/>
      </w:pPr>
      <w:r>
        <w:t xml:space="preserve">The engine </w:t>
      </w:r>
      <w:commentRangeStart w:id="12"/>
      <w:r>
        <w:t xml:space="preserve">does not </w:t>
      </w:r>
      <w:commentRangeEnd w:id="12"/>
      <w:r w:rsidR="004E5BE5">
        <w:rPr>
          <w:rStyle w:val="CommentReference"/>
          <w:sz w:val="24"/>
          <w:szCs w:val="24"/>
        </w:rPr>
        <w:commentReference w:id="12"/>
      </w:r>
      <w:r>
        <w:t xml:space="preserve">change from one country to another; what changes is how the six inputs are produced, and that is determined by the data environment. </w:t>
      </w:r>
      <w:commentRangeStart w:id="13"/>
      <w:r>
        <w:t>The richness of the data falls into four levels</w:t>
      </w:r>
      <w:commentRangeEnd w:id="13"/>
      <w:r w:rsidR="00EF1299">
        <w:rPr>
          <w:rStyle w:val="CommentReference"/>
          <w:sz w:val="24"/>
          <w:szCs w:val="24"/>
        </w:rPr>
        <w:commentReference w:id="13"/>
      </w:r>
      <w:r>
        <w:t xml:space="preserve">. A rich environment has a full longitudinal panel of individual contribution histories at </w:t>
      </w:r>
      <w:commentRangeStart w:id="14"/>
      <w:r>
        <w:t>monthly frequency, so that each worker’s active and inactive months are observed directly. A low environment has the same kind of records but only for a short or interrupted period, so that some transitions are seen but full spells cannot always be reconstructed. A very-low environment has only a single year of data giving, for each worker, the number of months contributed, so that partial-year contribution reveals th</w:t>
      </w:r>
      <w:r>
        <w:t xml:space="preserve">at a transition occurred without showing the monthly sequence. </w:t>
      </w:r>
      <w:commentRangeStart w:id="15"/>
      <w:r>
        <w:t>An extremely-low environment has only aggregate contribution data for each worker, in effect the contribution density, with no within-year detail</w:t>
      </w:r>
      <w:commentRangeEnd w:id="15"/>
      <w:r w:rsidR="00FD14B8">
        <w:rPr>
          <w:rStyle w:val="CommentReference"/>
          <w:sz w:val="24"/>
          <w:szCs w:val="24"/>
        </w:rPr>
        <w:commentReference w:id="15"/>
      </w:r>
      <w:r>
        <w:t xml:space="preserve">. These four levels divide the work in two. In the rich environment, individual transitions are observed </w:t>
      </w:r>
      <w:commentRangeEnd w:id="14"/>
      <w:r w:rsidR="00FD14B8">
        <w:rPr>
          <w:rStyle w:val="CommentReference"/>
          <w:sz w:val="24"/>
          <w:szCs w:val="24"/>
        </w:rPr>
        <w:commentReference w:id="14"/>
      </w:r>
      <w:r>
        <w:t xml:space="preserve">directly; in the other three, low, very low, and extremely low in order of decreasing data, they are not, and together these three make up the limited environment. The level matters most for the </w:t>
      </w:r>
      <w:commentRangeStart w:id="16"/>
      <w:r>
        <w:t xml:space="preserve">contribution </w:t>
      </w:r>
      <w:commentRangeEnd w:id="16"/>
      <w:r w:rsidR="004C6E47">
        <w:rPr>
          <w:rStyle w:val="CommentReference"/>
          <w:sz w:val="24"/>
          <w:szCs w:val="24"/>
        </w:rPr>
        <w:commentReference w:id="16"/>
      </w:r>
      <w:r>
        <w:t xml:space="preserve">rates, where each </w:t>
      </w:r>
      <w:r>
        <w:lastRenderedPageBreak/>
        <w:t>one calls for a different estimation route; for the simpler inputs the distinction is largely between what is observed and what must be synthesized. Running across these levels is the reporting frequency, monthly for administrative records and annual for the surveys the lower levels rely on. The user declares the data at the outset, and each pre-processing step carries a method for the rich case and a fallback as the data thin.</w:t>
      </w:r>
    </w:p>
    <w:p w14:paraId="688D246A" w14:textId="77777777" w:rsidR="00155C70" w:rsidRDefault="00D956D4">
      <w:pPr>
        <w:pStyle w:val="BodyText"/>
      </w:pPr>
      <w:r>
        <w:rPr>
          <w:b/>
          <w:bCs/>
        </w:rPr>
        <w:t>Table 1. How each of the six pipeline steps is produced in each of the four data environments.</w:t>
      </w:r>
    </w:p>
    <w:tbl>
      <w:tblPr>
        <w:tblStyle w:val="Table"/>
        <w:tblW w:w="5000" w:type="pct"/>
        <w:tblLook w:val="0020" w:firstRow="1" w:lastRow="0" w:firstColumn="0" w:lastColumn="0" w:noHBand="0" w:noVBand="0"/>
      </w:tblPr>
      <w:tblGrid>
        <w:gridCol w:w="2262"/>
        <w:gridCol w:w="1819"/>
        <w:gridCol w:w="1785"/>
        <w:gridCol w:w="1759"/>
        <w:gridCol w:w="1735"/>
      </w:tblGrid>
      <w:tr w:rsidR="00155C70" w14:paraId="688D2470" w14:textId="77777777" w:rsidTr="00155C70">
        <w:trPr>
          <w:cnfStyle w:val="100000000000" w:firstRow="1" w:lastRow="0" w:firstColumn="0" w:lastColumn="0" w:oddVBand="0" w:evenVBand="0" w:oddHBand="0" w:evenHBand="0" w:firstRowFirstColumn="0" w:firstRowLastColumn="0" w:lastRowFirstColumn="0" w:lastRowLastColumn="0"/>
          <w:tblHeader/>
        </w:trPr>
        <w:tc>
          <w:tcPr>
            <w:tcW w:w="0" w:type="auto"/>
          </w:tcPr>
          <w:p w14:paraId="688D246B" w14:textId="77777777" w:rsidR="00155C70" w:rsidRDefault="00D956D4">
            <w:pPr>
              <w:pStyle w:val="Compact"/>
            </w:pPr>
            <w:r>
              <w:t>Step (input produced)</w:t>
            </w:r>
          </w:p>
        </w:tc>
        <w:tc>
          <w:tcPr>
            <w:tcW w:w="0" w:type="auto"/>
          </w:tcPr>
          <w:p w14:paraId="688D246C" w14:textId="77777777" w:rsidR="00155C70" w:rsidRDefault="00D956D4">
            <w:pPr>
              <w:pStyle w:val="Compact"/>
            </w:pPr>
            <w:r>
              <w:t>Rich</w:t>
            </w:r>
          </w:p>
        </w:tc>
        <w:tc>
          <w:tcPr>
            <w:tcW w:w="0" w:type="auto"/>
          </w:tcPr>
          <w:p w14:paraId="688D246D" w14:textId="77777777" w:rsidR="00155C70" w:rsidRDefault="00D956D4">
            <w:pPr>
              <w:pStyle w:val="Compact"/>
            </w:pPr>
            <w:r>
              <w:t>Low</w:t>
            </w:r>
          </w:p>
        </w:tc>
        <w:tc>
          <w:tcPr>
            <w:tcW w:w="0" w:type="auto"/>
          </w:tcPr>
          <w:p w14:paraId="688D246E" w14:textId="77777777" w:rsidR="00155C70" w:rsidRDefault="00D956D4">
            <w:pPr>
              <w:pStyle w:val="Compact"/>
            </w:pPr>
            <w:r>
              <w:t>Very low</w:t>
            </w:r>
          </w:p>
        </w:tc>
        <w:tc>
          <w:tcPr>
            <w:tcW w:w="0" w:type="auto"/>
          </w:tcPr>
          <w:p w14:paraId="688D246F" w14:textId="77777777" w:rsidR="00155C70" w:rsidRDefault="00D956D4">
            <w:pPr>
              <w:pStyle w:val="Compact"/>
            </w:pPr>
            <w:r>
              <w:t>Extremely low</w:t>
            </w:r>
          </w:p>
        </w:tc>
      </w:tr>
      <w:tr w:rsidR="00155C70" w14:paraId="688D2476" w14:textId="77777777">
        <w:tc>
          <w:tcPr>
            <w:tcW w:w="0" w:type="auto"/>
          </w:tcPr>
          <w:p w14:paraId="688D2471" w14:textId="77777777" w:rsidR="00155C70" w:rsidRDefault="00D956D4">
            <w:pPr>
              <w:pStyle w:val="Compact"/>
            </w:pPr>
            <w:r>
              <w:t>1. Wage growth profiles</w:t>
            </w:r>
          </w:p>
        </w:tc>
        <w:tc>
          <w:tcPr>
            <w:tcW w:w="0" w:type="auto"/>
          </w:tcPr>
          <w:p w14:paraId="688D2472" w14:textId="77777777" w:rsidR="00155C70" w:rsidRDefault="00D956D4">
            <w:pPr>
              <w:pStyle w:val="Compact"/>
            </w:pPr>
            <w:r>
              <w:t>from the panel</w:t>
            </w:r>
          </w:p>
        </w:tc>
        <w:tc>
          <w:tcPr>
            <w:tcW w:w="0" w:type="auto"/>
          </w:tcPr>
          <w:p w14:paraId="688D2473" w14:textId="77777777" w:rsidR="00155C70" w:rsidRDefault="00D956D4">
            <w:pPr>
              <w:pStyle w:val="Compact"/>
            </w:pPr>
            <w:r>
              <w:t>from the panel</w:t>
            </w:r>
          </w:p>
        </w:tc>
        <w:tc>
          <w:tcPr>
            <w:tcW w:w="0" w:type="auto"/>
          </w:tcPr>
          <w:p w14:paraId="688D2474" w14:textId="77777777" w:rsidR="00155C70" w:rsidRDefault="00D956D4">
            <w:pPr>
              <w:pStyle w:val="Compact"/>
            </w:pPr>
            <w:r>
              <w:t>borrowed, anchored</w:t>
            </w:r>
          </w:p>
        </w:tc>
        <w:tc>
          <w:tcPr>
            <w:tcW w:w="0" w:type="auto"/>
          </w:tcPr>
          <w:p w14:paraId="688D2475" w14:textId="77777777" w:rsidR="00155C70" w:rsidRDefault="00D956D4">
            <w:pPr>
              <w:pStyle w:val="Compact"/>
            </w:pPr>
            <w:r>
              <w:t>borrowed, anchored</w:t>
            </w:r>
          </w:p>
        </w:tc>
      </w:tr>
      <w:tr w:rsidR="00155C70" w14:paraId="688D247C" w14:textId="77777777">
        <w:tc>
          <w:tcPr>
            <w:tcW w:w="0" w:type="auto"/>
          </w:tcPr>
          <w:p w14:paraId="688D2477" w14:textId="77777777" w:rsidR="00155C70" w:rsidRDefault="00D956D4">
            <w:pPr>
              <w:pStyle w:val="Compact"/>
            </w:pPr>
            <w:r>
              <w:t>2. Base-year population</w:t>
            </w:r>
          </w:p>
        </w:tc>
        <w:tc>
          <w:tcPr>
            <w:tcW w:w="0" w:type="auto"/>
          </w:tcPr>
          <w:p w14:paraId="688D2478" w14:textId="77777777" w:rsidR="00155C70" w:rsidRDefault="00D956D4">
            <w:pPr>
              <w:pStyle w:val="Compact"/>
            </w:pPr>
            <w:r>
              <w:t>observed</w:t>
            </w:r>
          </w:p>
        </w:tc>
        <w:tc>
          <w:tcPr>
            <w:tcW w:w="0" w:type="auto"/>
          </w:tcPr>
          <w:p w14:paraId="688D2479" w14:textId="77777777" w:rsidR="00155C70" w:rsidRDefault="00D956D4">
            <w:pPr>
              <w:pStyle w:val="Compact"/>
            </w:pPr>
            <w:r>
              <w:t>observed</w:t>
            </w:r>
          </w:p>
        </w:tc>
        <w:tc>
          <w:tcPr>
            <w:tcW w:w="0" w:type="auto"/>
          </w:tcPr>
          <w:p w14:paraId="688D247A" w14:textId="77777777" w:rsidR="00155C70" w:rsidRDefault="00D956D4">
            <w:pPr>
              <w:pStyle w:val="Compact"/>
            </w:pPr>
            <w:r>
              <w:t>observed</w:t>
            </w:r>
          </w:p>
        </w:tc>
        <w:tc>
          <w:tcPr>
            <w:tcW w:w="0" w:type="auto"/>
          </w:tcPr>
          <w:p w14:paraId="688D247B" w14:textId="77777777" w:rsidR="00155C70" w:rsidRDefault="00D956D4">
            <w:pPr>
              <w:pStyle w:val="Compact"/>
            </w:pPr>
            <w:r>
              <w:t>synthesized</w:t>
            </w:r>
          </w:p>
        </w:tc>
      </w:tr>
      <w:tr w:rsidR="00155C70" w14:paraId="688D2482" w14:textId="77777777">
        <w:tc>
          <w:tcPr>
            <w:tcW w:w="0" w:type="auto"/>
          </w:tcPr>
          <w:p w14:paraId="688D247D" w14:textId="77777777" w:rsidR="00155C70" w:rsidRDefault="00D956D4">
            <w:pPr>
              <w:pStyle w:val="Compact"/>
            </w:pPr>
            <w:r>
              <w:t>3. Beneficiary database</w:t>
            </w:r>
          </w:p>
        </w:tc>
        <w:tc>
          <w:tcPr>
            <w:tcW w:w="0" w:type="auto"/>
          </w:tcPr>
          <w:p w14:paraId="688D247E" w14:textId="77777777" w:rsidR="00155C70" w:rsidRDefault="00D956D4">
            <w:pPr>
              <w:pStyle w:val="Compact"/>
            </w:pPr>
            <w:r>
              <w:t>observed</w:t>
            </w:r>
          </w:p>
        </w:tc>
        <w:tc>
          <w:tcPr>
            <w:tcW w:w="0" w:type="auto"/>
          </w:tcPr>
          <w:p w14:paraId="688D247F" w14:textId="77777777" w:rsidR="00155C70" w:rsidRDefault="00D956D4">
            <w:pPr>
              <w:pStyle w:val="Compact"/>
            </w:pPr>
            <w:r>
              <w:t>observed</w:t>
            </w:r>
          </w:p>
        </w:tc>
        <w:tc>
          <w:tcPr>
            <w:tcW w:w="0" w:type="auto"/>
          </w:tcPr>
          <w:p w14:paraId="688D2480" w14:textId="77777777" w:rsidR="00155C70" w:rsidRDefault="00D956D4">
            <w:pPr>
              <w:pStyle w:val="Compact"/>
            </w:pPr>
            <w:r>
              <w:t>observed</w:t>
            </w:r>
          </w:p>
        </w:tc>
        <w:tc>
          <w:tcPr>
            <w:tcW w:w="0" w:type="auto"/>
          </w:tcPr>
          <w:p w14:paraId="688D2481" w14:textId="77777777" w:rsidR="00155C70" w:rsidRDefault="00D956D4">
            <w:pPr>
              <w:pStyle w:val="Compact"/>
            </w:pPr>
            <w:r>
              <w:t>synthesized</w:t>
            </w:r>
          </w:p>
        </w:tc>
      </w:tr>
      <w:tr w:rsidR="00155C70" w14:paraId="688D2488" w14:textId="77777777">
        <w:tc>
          <w:tcPr>
            <w:tcW w:w="0" w:type="auto"/>
          </w:tcPr>
          <w:p w14:paraId="688D2483" w14:textId="77777777" w:rsidR="00155C70" w:rsidRDefault="00D956D4">
            <w:pPr>
              <w:pStyle w:val="Compact"/>
            </w:pPr>
            <w:r>
              <w:t>4. Affiliation rates</w:t>
            </w:r>
          </w:p>
        </w:tc>
        <w:tc>
          <w:tcPr>
            <w:tcW w:w="0" w:type="auto"/>
          </w:tcPr>
          <w:p w14:paraId="688D2484" w14:textId="77777777" w:rsidR="00155C70" w:rsidRDefault="00D956D4">
            <w:pPr>
              <w:pStyle w:val="Compact"/>
            </w:pPr>
            <w:r>
              <w:t>first month observed</w:t>
            </w:r>
          </w:p>
        </w:tc>
        <w:tc>
          <w:tcPr>
            <w:tcW w:w="0" w:type="auto"/>
          </w:tcPr>
          <w:p w14:paraId="688D2485" w14:textId="77777777" w:rsidR="00155C70" w:rsidRDefault="00D956D4">
            <w:pPr>
              <w:pStyle w:val="Compact"/>
            </w:pPr>
            <w:r>
              <w:t>dated from affiliation length</w:t>
            </w:r>
          </w:p>
        </w:tc>
        <w:tc>
          <w:tcPr>
            <w:tcW w:w="0" w:type="auto"/>
          </w:tcPr>
          <w:p w14:paraId="688D2486" w14:textId="77777777" w:rsidR="00155C70" w:rsidRDefault="00D956D4">
            <w:pPr>
              <w:pStyle w:val="Compact"/>
            </w:pPr>
            <w:r>
              <w:t>dated from affiliation length</w:t>
            </w:r>
          </w:p>
        </w:tc>
        <w:tc>
          <w:tcPr>
            <w:tcW w:w="0" w:type="auto"/>
          </w:tcPr>
          <w:p w14:paraId="688D2487" w14:textId="77777777" w:rsidR="00155C70" w:rsidRDefault="00D956D4">
            <w:pPr>
              <w:pStyle w:val="Compact"/>
            </w:pPr>
            <w:r>
              <w:t>dated, reweighted for attrition</w:t>
            </w:r>
          </w:p>
        </w:tc>
      </w:tr>
      <w:tr w:rsidR="00155C70" w14:paraId="688D248E" w14:textId="77777777">
        <w:tc>
          <w:tcPr>
            <w:tcW w:w="0" w:type="auto"/>
          </w:tcPr>
          <w:p w14:paraId="688D2489" w14:textId="77777777" w:rsidR="00155C70" w:rsidRDefault="00D956D4">
            <w:pPr>
              <w:pStyle w:val="Compact"/>
            </w:pPr>
            <w:r>
              <w:t>5. Transition rates T</w:t>
            </w:r>
            <w:r>
              <w:rPr>
                <w:vertAlign w:val="subscript"/>
              </w:rPr>
              <w:t>1</w:t>
            </w:r>
            <w:r>
              <w:t>, T</w:t>
            </w:r>
            <w:r>
              <w:rPr>
                <w:vertAlign w:val="subscript"/>
              </w:rPr>
              <w:t>2</w:t>
            </w:r>
            <w:r>
              <w:t xml:space="preserve"> (new actives, new inactives)</w:t>
            </w:r>
          </w:p>
        </w:tc>
        <w:tc>
          <w:tcPr>
            <w:tcW w:w="0" w:type="auto"/>
          </w:tcPr>
          <w:p w14:paraId="688D248A" w14:textId="77777777" w:rsidR="00155C70" w:rsidRDefault="00D956D4">
            <w:pPr>
              <w:pStyle w:val="Compact"/>
            </w:pPr>
            <w:r>
              <w:t>maximum likelihood on transitions</w:t>
            </w:r>
          </w:p>
        </w:tc>
        <w:tc>
          <w:tcPr>
            <w:tcW w:w="0" w:type="auto"/>
          </w:tcPr>
          <w:p w14:paraId="688D248B" w14:textId="77777777" w:rsidR="00155C70" w:rsidRDefault="00D956D4">
            <w:pPr>
              <w:pStyle w:val="Compact"/>
            </w:pPr>
            <w:r>
              <w:t>maximum likelihood, spell proxied</w:t>
            </w:r>
          </w:p>
        </w:tc>
        <w:tc>
          <w:tcPr>
            <w:tcW w:w="0" w:type="auto"/>
          </w:tcPr>
          <w:p w14:paraId="688D248C" w14:textId="77777777" w:rsidR="00155C70" w:rsidRDefault="00D956D4">
            <w:pPr>
              <w:pStyle w:val="Compact"/>
            </w:pPr>
            <w:r>
              <w:t>moment + identity, GLM-smoothed</w:t>
            </w:r>
          </w:p>
        </w:tc>
        <w:tc>
          <w:tcPr>
            <w:tcW w:w="0" w:type="auto"/>
          </w:tcPr>
          <w:p w14:paraId="688D248D" w14:textId="77777777" w:rsidR="00155C70" w:rsidRDefault="00D956D4">
            <w:pPr>
              <w:pStyle w:val="Compact"/>
            </w:pPr>
            <w:r>
              <w:t>identity + synthesis</w:t>
            </w:r>
          </w:p>
        </w:tc>
      </w:tr>
      <w:tr w:rsidR="00155C70" w14:paraId="688D2494" w14:textId="77777777">
        <w:tc>
          <w:tcPr>
            <w:tcW w:w="0" w:type="auto"/>
          </w:tcPr>
          <w:p w14:paraId="688D248F" w14:textId="77777777" w:rsidR="00155C70" w:rsidRDefault="00D956D4">
            <w:pPr>
              <w:pStyle w:val="Compact"/>
            </w:pPr>
            <w:r>
              <w:t>6. Retirement, disability, survivor</w:t>
            </w:r>
          </w:p>
        </w:tc>
        <w:tc>
          <w:tcPr>
            <w:tcW w:w="0" w:type="auto"/>
          </w:tcPr>
          <w:p w14:paraId="688D2490" w14:textId="77777777" w:rsidR="00155C70" w:rsidRDefault="00D956D4">
            <w:pPr>
              <w:pStyle w:val="Compact"/>
            </w:pPr>
            <w:r>
              <w:t>from beneficiary data</w:t>
            </w:r>
          </w:p>
        </w:tc>
        <w:tc>
          <w:tcPr>
            <w:tcW w:w="0" w:type="auto"/>
          </w:tcPr>
          <w:p w14:paraId="688D2491" w14:textId="77777777" w:rsidR="00155C70" w:rsidRDefault="00D956D4">
            <w:pPr>
              <w:pStyle w:val="Compact"/>
            </w:pPr>
            <w:r>
              <w:t>defaults</w:t>
            </w:r>
          </w:p>
        </w:tc>
        <w:tc>
          <w:tcPr>
            <w:tcW w:w="0" w:type="auto"/>
          </w:tcPr>
          <w:p w14:paraId="688D2492" w14:textId="77777777" w:rsidR="00155C70" w:rsidRDefault="00D956D4">
            <w:pPr>
              <w:pStyle w:val="Compact"/>
            </w:pPr>
            <w:r>
              <w:t>defaults</w:t>
            </w:r>
          </w:p>
        </w:tc>
        <w:tc>
          <w:tcPr>
            <w:tcW w:w="0" w:type="auto"/>
          </w:tcPr>
          <w:p w14:paraId="688D2493" w14:textId="77777777" w:rsidR="00155C70" w:rsidRDefault="00D956D4">
            <w:pPr>
              <w:pStyle w:val="Compact"/>
            </w:pPr>
            <w:r>
              <w:t>defaults</w:t>
            </w:r>
          </w:p>
        </w:tc>
      </w:tr>
    </w:tbl>
    <w:p w14:paraId="688D2495" w14:textId="664BDCD1" w:rsidR="00155C70" w:rsidRDefault="00D956D4">
      <w:pPr>
        <w:pStyle w:val="BodyText"/>
      </w:pPr>
      <w:r>
        <w:t>Reading down a column gives the whole input set for one data environment; reading across a row shows how one input degrades as the data thin</w:t>
      </w:r>
      <w:ins w:id="17" w:author="Duncan MacDonald" w:date="2026-06-22T10:31:00Z" w16du:dateUtc="2026-06-22T14:31:00Z">
        <w:r w:rsidR="00723A04">
          <w:t>s</w:t>
        </w:r>
      </w:ins>
      <w:r>
        <w:t>. The data environment is not a switch on the transition rates alone: every input adapts, each in its own way. The populations are observed, reconstructed, or synthesized; the affiliation rates are dated and, in the leanest case, reweighted; the transition rates follow four estimation routes; and the wages are imputed or carried by a borrowed profile. The sections that follow give the adaptation for each input in turn. The rich and low methods and the identity for the lower levels are implemented; the borr</w:t>
      </w:r>
      <w:r>
        <w:t>owed wage and transition profiles are planned. The contribution rates of step 5 change most across the four columns, and the contribution model takes them up in full.</w:t>
      </w:r>
    </w:p>
    <w:p w14:paraId="688D2496" w14:textId="77777777" w:rsidR="00155C70" w:rsidRDefault="00D956D4">
      <w:pPr>
        <w:pStyle w:val="Heading1"/>
      </w:pPr>
      <w:bookmarkStart w:id="18" w:name="the-wage-model-step-1"/>
      <w:bookmarkEnd w:id="10"/>
      <w:r>
        <w:rPr>
          <w:rStyle w:val="SectionNumber"/>
        </w:rPr>
        <w:t>2</w:t>
      </w:r>
      <w:r>
        <w:tab/>
        <w:t>The wage model (step 1)</w:t>
      </w:r>
    </w:p>
    <w:p w14:paraId="688D2497" w14:textId="77777777" w:rsidR="00155C70" w:rsidRDefault="00D956D4">
      <w:pPr>
        <w:pStyle w:val="FirstParagraph"/>
      </w:pPr>
      <w:r>
        <w:t>This section treats step 1 of the pipeline, the life-cycle wage profiles. Wages enter the model in three ways: they fix each worker’s wage decile, which is a covariate in T₁ and T₂ and a determinant of benefits; they grow over the projection along a life-cycle profile; and they are anchored to a user-specified path of economy-wide nominal wage growth. The decile and the life-cycle profile are estimated by simple regression; the anchoring is applied in the projection.</w:t>
      </w:r>
    </w:p>
    <w:p w14:paraId="688D2498" w14:textId="77777777" w:rsidR="00155C70" w:rsidRDefault="00D956D4">
      <w:pPr>
        <w:pStyle w:val="Heading2"/>
      </w:pPr>
      <w:bookmarkStart w:id="19" w:name="relative-wage-and-decile-assignment"/>
      <w:r>
        <w:rPr>
          <w:rStyle w:val="SectionNumber"/>
        </w:rPr>
        <w:lastRenderedPageBreak/>
        <w:t>2.1</w:t>
      </w:r>
      <w:r>
        <w:tab/>
        <w:t>Relative wage and decile assignment</w:t>
      </w:r>
    </w:p>
    <w:p w14:paraId="688D2499" w14:textId="77777777" w:rsidR="00155C70" w:rsidRDefault="00D956D4">
      <w:pPr>
        <w:pStyle w:val="FirstParagraph"/>
      </w:pPr>
      <w:r>
        <w:t>Wages are handled throughout as monthly amounts. Where the source records are daily, as in the pilot, the monthly wage is the daily wage times an assumed number of paid days per month, twenty in the pilot,</w:t>
      </w:r>
    </w:p>
    <w:p w14:paraId="688D249A" w14:textId="77777777" w:rsidR="00155C70" w:rsidRDefault="00D956D4">
      <w:pPr>
        <w:pStyle w:val="BodyText"/>
        <w:jc w:val="center"/>
      </w:pPr>
      <w:commentRangeStart w:id="20"/>
      <w:r>
        <w:rPr>
          <w:noProof/>
        </w:rPr>
        <w:drawing>
          <wp:inline distT="0" distB="0" distL="0" distR="0" wp14:anchorId="688D2627" wp14:editId="688D2628">
            <wp:extent cx="1078992" cy="238417"/>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eq/d0-1.png"/>
                    <pic:cNvPicPr>
                      <a:picLocks noChangeAspect="1" noChangeArrowheads="1"/>
                    </pic:cNvPicPr>
                  </pic:nvPicPr>
                  <pic:blipFill>
                    <a:blip r:embed="rId11"/>
                    <a:stretch>
                      <a:fillRect/>
                    </a:stretch>
                  </pic:blipFill>
                  <pic:spPr bwMode="auto">
                    <a:xfrm>
                      <a:off x="0" y="0"/>
                      <a:ext cx="1078992" cy="238417"/>
                    </a:xfrm>
                    <a:prstGeom prst="rect">
                      <a:avLst/>
                    </a:prstGeom>
                    <a:noFill/>
                    <a:ln w="9525">
                      <a:noFill/>
                      <a:headEnd/>
                      <a:tailEnd/>
                    </a:ln>
                  </pic:spPr>
                </pic:pic>
              </a:graphicData>
            </a:graphic>
          </wp:inline>
        </w:drawing>
      </w:r>
      <w:commentRangeEnd w:id="20"/>
      <w:r w:rsidR="005127BA">
        <w:rPr>
          <w:rStyle w:val="CommentReference"/>
          <w:sz w:val="24"/>
          <w:szCs w:val="24"/>
        </w:rPr>
        <w:commentReference w:id="20"/>
      </w:r>
    </w:p>
    <w:p w14:paraId="688D249B" w14:textId="77777777" w:rsidR="00155C70" w:rsidRDefault="00D956D4">
      <w:pPr>
        <w:pStyle w:val="BodyText"/>
      </w:pPr>
      <w:r>
        <w:t>For every worker-month a relative wage is then computed, the monthly wage divided by the economy-wide average monthly wage in that year,</w:t>
      </w:r>
    </w:p>
    <w:p w14:paraId="688D249C" w14:textId="77777777" w:rsidR="00155C70" w:rsidRDefault="00D956D4">
      <w:pPr>
        <w:pStyle w:val="BodyText"/>
        <w:jc w:val="center"/>
      </w:pPr>
      <w:r>
        <w:rPr>
          <w:noProof/>
        </w:rPr>
        <w:drawing>
          <wp:inline distT="0" distB="0" distL="0" distR="0" wp14:anchorId="688D2629" wp14:editId="688D262A">
            <wp:extent cx="649224" cy="325372"/>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eq/d1-1.png"/>
                    <pic:cNvPicPr>
                      <a:picLocks noChangeAspect="1" noChangeArrowheads="1"/>
                    </pic:cNvPicPr>
                  </pic:nvPicPr>
                  <pic:blipFill>
                    <a:blip r:embed="rId12"/>
                    <a:stretch>
                      <a:fillRect/>
                    </a:stretch>
                  </pic:blipFill>
                  <pic:spPr bwMode="auto">
                    <a:xfrm>
                      <a:off x="0" y="0"/>
                      <a:ext cx="649224" cy="325372"/>
                    </a:xfrm>
                    <a:prstGeom prst="rect">
                      <a:avLst/>
                    </a:prstGeom>
                    <a:noFill/>
                    <a:ln w="9525">
                      <a:noFill/>
                      <a:headEnd/>
                      <a:tailEnd/>
                    </a:ln>
                  </pic:spPr>
                </pic:pic>
              </a:graphicData>
            </a:graphic>
          </wp:inline>
        </w:drawing>
      </w:r>
    </w:p>
    <w:p w14:paraId="688D249D" w14:textId="032C8778" w:rsidR="00155C70" w:rsidRDefault="00D956D4">
      <w:pPr>
        <w:pStyle w:val="BodyText"/>
      </w:pPr>
      <w:r>
        <w:t xml:space="preserve">which is unaffected by inflation and by shifts in the wage distribution, because each month’s wage is benchmarked against that month’s economy-wide mean. </w:t>
      </w:r>
      <w:commentRangeStart w:id="21"/>
      <w:r>
        <w:t xml:space="preserve">The decile is then assigned by ranking all workers active in December of the latest observed year by their relative wage and dividing them into ten equal groups, labeled 1 (lowest) to 10 (highest). </w:t>
      </w:r>
      <w:commentRangeEnd w:id="21"/>
      <w:r w:rsidR="0098314E">
        <w:rPr>
          <w:rStyle w:val="CommentReference"/>
          <w:sz w:val="24"/>
          <w:szCs w:val="24"/>
        </w:rPr>
        <w:commentReference w:id="21"/>
      </w:r>
      <w:r>
        <w:t>The ranking is single, not stratified by age or gender</w:t>
      </w:r>
      <w:commentRangeStart w:id="22"/>
      <w:r>
        <w:t xml:space="preserve">. Each worker’s decile is carried backward through their entire history, </w:t>
      </w:r>
      <w:commentRangeEnd w:id="22"/>
      <w:r w:rsidR="00D208BB">
        <w:rPr>
          <w:rStyle w:val="CommentReference"/>
          <w:sz w:val="24"/>
          <w:szCs w:val="24"/>
        </w:rPr>
        <w:commentReference w:id="22"/>
      </w:r>
      <w:r>
        <w:t>and a worker inactive in a given month has their effective decile set to zero, a flag for inactivity, while their underlying decile is preserved. Two further choices are embedded in the decile itself. Fixing it from the latest year and holding it across the whole history treats a worker’s standing in the wage distribution as a structural trait rather than something re-drawn each period, so it is the value restored when an inactive worker returns to contribution; and marking inactivity with a zero, kept dist</w:t>
      </w:r>
      <w:r>
        <w:t>inct from decile one, lets the model tell a month with no formal contribution apart from a month of low-paid contribution, a distinction that matters both for accrual</w:t>
      </w:r>
      <w:ins w:id="23" w:author="Duncan MacDonald" w:date="2026-06-22T10:46:00Z" w16du:dateUtc="2026-06-22T14:46:00Z">
        <w:r w:rsidR="00DA7413">
          <w:t xml:space="preserve"> of contributions</w:t>
        </w:r>
      </w:ins>
      <w:r>
        <w:t xml:space="preserve"> and for the </w:t>
      </w:r>
      <w:commentRangeStart w:id="24"/>
      <w:r>
        <w:t>contribution draw</w:t>
      </w:r>
      <w:commentRangeEnd w:id="24"/>
      <w:r w:rsidR="00B26CF0">
        <w:rPr>
          <w:rStyle w:val="CommentReference"/>
          <w:sz w:val="24"/>
          <w:szCs w:val="24"/>
        </w:rPr>
        <w:commentReference w:id="24"/>
      </w:r>
      <w:r>
        <w:t>.</w:t>
      </w:r>
    </w:p>
    <w:p w14:paraId="688D249E" w14:textId="77777777" w:rsidR="00155C70" w:rsidRDefault="00D956D4">
      <w:pPr>
        <w:pStyle w:val="Heading2"/>
      </w:pPr>
      <w:bookmarkStart w:id="25" w:name="the-seniority-factor"/>
      <w:bookmarkEnd w:id="19"/>
      <w:r>
        <w:rPr>
          <w:rStyle w:val="SectionNumber"/>
        </w:rPr>
        <w:t>2.2</w:t>
      </w:r>
      <w:r>
        <w:tab/>
        <w:t>The seniority factor</w:t>
      </w:r>
    </w:p>
    <w:p w14:paraId="688D249F" w14:textId="77777777" w:rsidR="00155C70" w:rsidRDefault="00D956D4">
      <w:pPr>
        <w:pStyle w:val="FirstParagraph"/>
      </w:pPr>
      <w:r>
        <w:t>The seniority factor is the life-cycle multiplier on wages: how a worker’s wage grows relative to the economy-wide average as they age, given decile and gender. A cohort is defined as a combination of year of birth, gender, and wage decile. For each cohort and year, the mean wage is computed, and year-over-year growth is taken for the cohort and for the economy as a whole,</w:t>
      </w:r>
    </w:p>
    <w:p w14:paraId="688D24A0" w14:textId="77777777" w:rsidR="00155C70" w:rsidRDefault="00D956D4">
      <w:pPr>
        <w:pStyle w:val="BodyText"/>
        <w:jc w:val="center"/>
      </w:pPr>
      <w:r>
        <w:rPr>
          <w:noProof/>
        </w:rPr>
        <w:drawing>
          <wp:inline distT="0" distB="0" distL="0" distR="0" wp14:anchorId="688D262B" wp14:editId="688D262C">
            <wp:extent cx="2523743" cy="345739"/>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eq/d2-1.png"/>
                    <pic:cNvPicPr>
                      <a:picLocks noChangeAspect="1" noChangeArrowheads="1"/>
                    </pic:cNvPicPr>
                  </pic:nvPicPr>
                  <pic:blipFill>
                    <a:blip r:embed="rId13"/>
                    <a:stretch>
                      <a:fillRect/>
                    </a:stretch>
                  </pic:blipFill>
                  <pic:spPr bwMode="auto">
                    <a:xfrm>
                      <a:off x="0" y="0"/>
                      <a:ext cx="2523743" cy="345739"/>
                    </a:xfrm>
                    <a:prstGeom prst="rect">
                      <a:avLst/>
                    </a:prstGeom>
                    <a:noFill/>
                    <a:ln w="9525">
                      <a:noFill/>
                      <a:headEnd/>
                      <a:tailEnd/>
                    </a:ln>
                  </pic:spPr>
                </pic:pic>
              </a:graphicData>
            </a:graphic>
          </wp:inline>
        </w:drawing>
      </w:r>
    </w:p>
    <w:p w14:paraId="688D24A1" w14:textId="77777777" w:rsidR="00155C70" w:rsidRDefault="00D956D4">
      <w:pPr>
        <w:pStyle w:val="BodyText"/>
      </w:pPr>
      <w:r>
        <w:t>The seniority factor is the ratio of the two, the cohort’s growth relative to the economy’s,</w:t>
      </w:r>
    </w:p>
    <w:p w14:paraId="688D24A2" w14:textId="77777777" w:rsidR="00155C70" w:rsidRDefault="00D956D4">
      <w:pPr>
        <w:pStyle w:val="BodyText"/>
        <w:jc w:val="center"/>
      </w:pPr>
      <w:r>
        <w:rPr>
          <w:noProof/>
        </w:rPr>
        <w:drawing>
          <wp:inline distT="0" distB="0" distL="0" distR="0" wp14:anchorId="688D262D" wp14:editId="688D262E">
            <wp:extent cx="685800" cy="402964"/>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eq/d3-1.png"/>
                    <pic:cNvPicPr>
                      <a:picLocks noChangeAspect="1" noChangeArrowheads="1"/>
                    </pic:cNvPicPr>
                  </pic:nvPicPr>
                  <pic:blipFill>
                    <a:blip r:embed="rId14"/>
                    <a:stretch>
                      <a:fillRect/>
                    </a:stretch>
                  </pic:blipFill>
                  <pic:spPr bwMode="auto">
                    <a:xfrm>
                      <a:off x="0" y="0"/>
                      <a:ext cx="685800" cy="402964"/>
                    </a:xfrm>
                    <a:prstGeom prst="rect">
                      <a:avLst/>
                    </a:prstGeom>
                    <a:noFill/>
                    <a:ln w="9525">
                      <a:noFill/>
                      <a:headEnd/>
                      <a:tailEnd/>
                    </a:ln>
                  </pic:spPr>
                </pic:pic>
              </a:graphicData>
            </a:graphic>
          </wp:inline>
        </w:drawing>
      </w:r>
    </w:p>
    <w:p w14:paraId="688D24A3" w14:textId="77777777" w:rsidR="00155C70" w:rsidRDefault="00D956D4">
      <w:pPr>
        <w:pStyle w:val="BodyText"/>
      </w:pPr>
      <w:r>
        <w:t>Before estimation, workers past the early retirement age who already qualify for a pension are removed, to avoid the selection that arises because workers still observed active near retirement are a selected subset of their cohort, and observations more than three standard deviations from the mean of the relative-growth distribution are trimmed. The factor is then smoothed by an ordinary least squares regression of relative growth on the full interaction of wage decile, gender, and age, each entered as indi</w:t>
      </w:r>
      <w:r>
        <w:t>cators,</w:t>
      </w:r>
    </w:p>
    <w:p w14:paraId="688D24A4" w14:textId="77777777" w:rsidR="00155C70" w:rsidRDefault="00D956D4">
      <w:pPr>
        <w:pStyle w:val="BodyText"/>
        <w:jc w:val="center"/>
      </w:pPr>
      <w:r>
        <w:rPr>
          <w:noProof/>
        </w:rPr>
        <w:lastRenderedPageBreak/>
        <w:drawing>
          <wp:inline distT="0" distB="0" distL="0" distR="0" wp14:anchorId="688D262F" wp14:editId="688D2630">
            <wp:extent cx="2871216" cy="38598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eq/d4-1.png"/>
                    <pic:cNvPicPr>
                      <a:picLocks noChangeAspect="1" noChangeArrowheads="1"/>
                    </pic:cNvPicPr>
                  </pic:nvPicPr>
                  <pic:blipFill>
                    <a:blip r:embed="rId15"/>
                    <a:stretch>
                      <a:fillRect/>
                    </a:stretch>
                  </pic:blipFill>
                  <pic:spPr bwMode="auto">
                    <a:xfrm>
                      <a:off x="0" y="0"/>
                      <a:ext cx="2871216" cy="385981"/>
                    </a:xfrm>
                    <a:prstGeom prst="rect">
                      <a:avLst/>
                    </a:prstGeom>
                    <a:noFill/>
                    <a:ln w="9525">
                      <a:noFill/>
                      <a:headEnd/>
                      <a:tailEnd/>
                    </a:ln>
                  </pic:spPr>
                </pic:pic>
              </a:graphicData>
            </a:graphic>
          </wp:inline>
        </w:drawing>
      </w:r>
    </w:p>
    <w:p w14:paraId="688D24A5" w14:textId="77777777" w:rsidR="00155C70" w:rsidRDefault="00D956D4">
      <w:pPr>
        <w:pStyle w:val="BodyText"/>
      </w:pPr>
      <w:r>
        <w:t>and the fitted r̂(d,g,a) is saved, giving a value for every cell, including those thinly observed in the raw data.</w:t>
      </w:r>
    </w:p>
    <w:p w14:paraId="688D24A6" w14:textId="77777777" w:rsidR="00155C70" w:rsidRDefault="00D956D4">
      <w:pPr>
        <w:pStyle w:val="Heading2"/>
      </w:pPr>
      <w:bookmarkStart w:id="26" w:name="wages-across-the-data-environments"/>
      <w:bookmarkEnd w:id="25"/>
      <w:r>
        <w:rPr>
          <w:rStyle w:val="SectionNumber"/>
        </w:rPr>
        <w:t>2.3</w:t>
      </w:r>
      <w:r>
        <w:tab/>
        <w:t>Wages across the data environments</w:t>
      </w:r>
    </w:p>
    <w:p w14:paraId="688D24A7" w14:textId="77777777" w:rsidR="00155C70" w:rsidRDefault="00D956D4">
      <w:pPr>
        <w:pStyle w:val="FirstParagraph"/>
      </w:pPr>
      <w:r>
        <w:t>Sections 2.1 and 2.2 estimated the wage model from a full panel of individual wage histories, the kind that exists only in the rich environment: the wage decile, the label for where a worker’s wage sits in the distribution, and the seniority factor, the life-cycle shape of pay. This section sets out how that same model is obtained when the panel is short or missing, so that the engine has, in every environment, a wage for each worker and a shape to grow it by. What the engine then does with the model when i</w:t>
      </w:r>
      <w:r>
        <w:t>t projects wages is a separate matter, taken up with the projection itself; here the concern is only how the model is estimated or supplied. As the data thin, the parts that can no longer be read from observed wages are filled in or borrowed, and two devices do that work in every environment below the richest: a regression that supplies a missing wage, and the user’s path of economy-wide wage growth, which pins the level.</w:t>
      </w:r>
    </w:p>
    <w:p w14:paraId="688D24A8" w14:textId="77777777" w:rsidR="00155C70" w:rsidRDefault="00D956D4">
      <w:pPr>
        <w:pStyle w:val="BodyText"/>
      </w:pPr>
      <w:r>
        <w:t>The first device is a regression that supplies a wage wherever one is missing, predicting it from the worker’s contribution density, gender, and age,</w:t>
      </w:r>
    </w:p>
    <w:p w14:paraId="688D24A9" w14:textId="77777777" w:rsidR="00155C70" w:rsidRDefault="00D956D4">
      <w:pPr>
        <w:pStyle w:val="BodyText"/>
        <w:jc w:val="center"/>
      </w:pPr>
      <w:r>
        <w:rPr>
          <w:noProof/>
        </w:rPr>
        <w:drawing>
          <wp:inline distT="0" distB="0" distL="0" distR="0" wp14:anchorId="688D2631" wp14:editId="688D2632">
            <wp:extent cx="2560320" cy="230124"/>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eq/d5-1.png"/>
                    <pic:cNvPicPr>
                      <a:picLocks noChangeAspect="1" noChangeArrowheads="1"/>
                    </pic:cNvPicPr>
                  </pic:nvPicPr>
                  <pic:blipFill>
                    <a:blip r:embed="rId16"/>
                    <a:stretch>
                      <a:fillRect/>
                    </a:stretch>
                  </pic:blipFill>
                  <pic:spPr bwMode="auto">
                    <a:xfrm>
                      <a:off x="0" y="0"/>
                      <a:ext cx="2560320" cy="230124"/>
                    </a:xfrm>
                    <a:prstGeom prst="rect">
                      <a:avLst/>
                    </a:prstGeom>
                    <a:noFill/>
                    <a:ln w="9525">
                      <a:noFill/>
                      <a:headEnd/>
                      <a:tailEnd/>
                    </a:ln>
                  </pic:spPr>
                </pic:pic>
              </a:graphicData>
            </a:graphic>
          </wp:inline>
        </w:drawing>
      </w:r>
    </w:p>
    <w:p w14:paraId="688D24AA" w14:textId="77777777" w:rsidR="00155C70" w:rsidRDefault="00D956D4">
      <w:pPr>
        <w:pStyle w:val="BodyText"/>
      </w:pPr>
      <w:commentRangeStart w:id="27"/>
      <w:r>
        <w:t>Here w-hat is the predicted monthly wage; the coefficients (theta-0 through theta-4) are estimated once from workers whose wages are observed; CD is the contribution density, the fraction of months the worker has contributed; female is one for women and zero for men; and age enters both on its own and squared, so the fitted profile can rise and then flatten over a career.</w:t>
      </w:r>
      <w:commentRangeEnd w:id="27"/>
      <w:r w:rsidR="00621A78">
        <w:rPr>
          <w:rStyle w:val="CommentReference"/>
          <w:sz w:val="24"/>
          <w:szCs w:val="24"/>
        </w:rPr>
        <w:commentReference w:id="27"/>
      </w:r>
    </w:p>
    <w:p w14:paraId="688D24AB" w14:textId="77777777" w:rsidR="00155C70" w:rsidRDefault="00D956D4">
      <w:pPr>
        <w:pStyle w:val="BodyText"/>
      </w:pPr>
      <w:r>
        <w:t>The second device is the user’s path of economy-wide wage growth. At the end of each projected year every wage is multiplied by one common factor, chosen so that the average wage in the simulated population grows at exactly the rate the user specified, the anchoring rescaling the engine applies in its wage step. The level of wages is therefore always pinned to the user’s path, even when the individual life-cycle shape is only approximate. With these two devices in hand, the wage model is built environment b</w:t>
      </w:r>
      <w:r>
        <w:t>y environment as follows.</w:t>
      </w:r>
    </w:p>
    <w:p w14:paraId="688D24AC" w14:textId="77777777" w:rsidR="00155C70" w:rsidRDefault="00D956D4">
      <w:pPr>
        <w:numPr>
          <w:ilvl w:val="0"/>
          <w:numId w:val="2"/>
        </w:numPr>
      </w:pPr>
      <w:r>
        <w:rPr>
          <w:b/>
          <w:bCs/>
        </w:rPr>
        <w:t>Rich: a full panel of wages.</w:t>
      </w:r>
      <w:r>
        <w:t xml:space="preserve"> All three parts are estimated directly. The decile is set by ranking workers on their relative wage and cutting the ranking into ten equal groups. The seniority factor is estimated from the panel by tracking, for each birth-cohort, gender, and decile, how fast wages grow from one year to the next, then dividing by how fast the whole economy’s wages grow in the same year; that division strips out inflation and general wage rises and leaves only the part of growth that comes from getting older, which is the </w:t>
      </w:r>
      <w:r>
        <w:t xml:space="preserve">life-cycle shape wanted. In the projection each worker’s wage grows by this fitted shape times the user’s economy-wide growth, after which the anchoring rescaling is applied. </w:t>
      </w:r>
      <w:commentRangeStart w:id="28"/>
      <w:r>
        <w:t>Nothing is borrowed; the regression is needed only to give inactive workers, who have no recorded wage, a wage to carry.</w:t>
      </w:r>
      <w:commentRangeEnd w:id="28"/>
      <w:r w:rsidR="00677A75">
        <w:rPr>
          <w:rStyle w:val="CommentReference"/>
          <w:sz w:val="24"/>
          <w:szCs w:val="24"/>
        </w:rPr>
        <w:commentReference w:id="28"/>
      </w:r>
    </w:p>
    <w:p w14:paraId="688D24AD" w14:textId="77777777" w:rsidR="00155C70" w:rsidRDefault="00D956D4">
      <w:pPr>
        <w:numPr>
          <w:ilvl w:val="0"/>
          <w:numId w:val="2"/>
        </w:numPr>
      </w:pPr>
      <w:r>
        <w:rPr>
          <w:b/>
          <w:bCs/>
        </w:rPr>
        <w:lastRenderedPageBreak/>
        <w:t>Low: a short or interrupted panel.</w:t>
      </w:r>
      <w:r>
        <w:t xml:space="preserve"> Observed wages are used just as in the rich case, and the seniority factor can still be estimated provided the records span at least two years, since the factor is built from the change in wages between consecutive years and so needs two years to form even once. What is new is filling the holes a short panel leaves. A missing month is set first to the worker’s own most recent observed wage, carried forward unchanged,</w:t>
      </w:r>
    </w:p>
    <w:p w14:paraId="688D24AE" w14:textId="77777777" w:rsidR="00155C70" w:rsidRDefault="00D956D4">
      <w:pPr>
        <w:pStyle w:val="FirstParagraph"/>
        <w:jc w:val="center"/>
      </w:pPr>
      <w:r>
        <w:rPr>
          <w:noProof/>
        </w:rPr>
        <w:drawing>
          <wp:inline distT="0" distB="0" distL="0" distR="0" wp14:anchorId="688D2633" wp14:editId="688D2634">
            <wp:extent cx="1700784" cy="238839"/>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eq/d6-1.png"/>
                    <pic:cNvPicPr>
                      <a:picLocks noChangeAspect="1" noChangeArrowheads="1"/>
                    </pic:cNvPicPr>
                  </pic:nvPicPr>
                  <pic:blipFill>
                    <a:blip r:embed="rId17"/>
                    <a:stretch>
                      <a:fillRect/>
                    </a:stretch>
                  </pic:blipFill>
                  <pic:spPr bwMode="auto">
                    <a:xfrm>
                      <a:off x="0" y="0"/>
                      <a:ext cx="1700784" cy="238839"/>
                    </a:xfrm>
                    <a:prstGeom prst="rect">
                      <a:avLst/>
                    </a:prstGeom>
                    <a:noFill/>
                    <a:ln w="9525">
                      <a:noFill/>
                      <a:headEnd/>
                      <a:tailEnd/>
                    </a:ln>
                  </pic:spPr>
                </pic:pic>
              </a:graphicData>
            </a:graphic>
          </wp:inline>
        </w:drawing>
      </w:r>
    </w:p>
    <w:p w14:paraId="688D24AF" w14:textId="77777777" w:rsidR="00155C70" w:rsidRDefault="00D956D4">
      <w:pPr>
        <w:pStyle w:val="BodyText"/>
        <w:ind w:left="720"/>
        <w:pPrChange w:id="29" w:author="Duncan MacDonald" w:date="2026-06-22T11:11:00Z" w16du:dateUtc="2026-06-22T15:11:00Z">
          <w:pPr>
            <w:pStyle w:val="BodyText"/>
          </w:pPr>
        </w:pPrChange>
      </w:pPr>
      <w:r>
        <w:t>where w-it is the wage of worker i in month t; and if a worker has no observed wage anywhere, the regression above supplies one from their density, gender, and age. Inactive workers are filled the same way, so the result is a complete set of wages with the observed values used wherever they exist and the carry-forward and the regression covering the rest.</w:t>
      </w:r>
    </w:p>
    <w:p w14:paraId="688D24B0" w14:textId="77777777" w:rsidR="00155C70" w:rsidRDefault="00D956D4">
      <w:pPr>
        <w:numPr>
          <w:ilvl w:val="0"/>
          <w:numId w:val="3"/>
        </w:numPr>
      </w:pPr>
      <w:commentRangeStart w:id="30"/>
      <w:r>
        <w:rPr>
          <w:b/>
          <w:bCs/>
        </w:rPr>
        <w:t>Very low: a single year of wages.</w:t>
      </w:r>
      <w:commentRangeEnd w:id="30"/>
      <w:r w:rsidR="001F4A3C">
        <w:rPr>
          <w:rStyle w:val="CommentReference"/>
          <w:sz w:val="24"/>
          <w:szCs w:val="24"/>
        </w:rPr>
        <w:commentReference w:id="30"/>
      </w:r>
      <w:r>
        <w:t xml:space="preserve"> One year is enough to place workers in deciles, by ranking that year’s wages, but not enough to estimate the seniority factor, which measures the change in wages between consecutive years and so needs a second year to compare against. The life-cycle shape is therefore borrowed from a comparable country whose pension records are richer, and calibrated to the one thing the single year does reveal, how wages are spread across deciles, genders, and ages within that year. Borrowing the shape does not put the le</w:t>
      </w:r>
      <w:r>
        <w:t>vel at risk: the anchoring still forces simulated economy-wide growth to equal the user’s path, so the borrowed profile decides only the relative timing of raises over a career, not how high wages finally reach. Any wage missing within the year is supplied by the regression.</w:t>
      </w:r>
    </w:p>
    <w:p w14:paraId="688D24B1" w14:textId="77777777" w:rsidR="00155C70" w:rsidRDefault="00D956D4">
      <w:pPr>
        <w:numPr>
          <w:ilvl w:val="0"/>
          <w:numId w:val="3"/>
        </w:numPr>
      </w:pPr>
      <w:r>
        <w:rPr>
          <w:b/>
          <w:bCs/>
        </w:rPr>
        <w:t>Extremely low: no individual wages at all.</w:t>
      </w:r>
      <w:r>
        <w:t xml:space="preserve"> The data are only aggregates, so there is no individual wage either to rank or to grow. Each worker is instead given a wage drawn to reproduce the aggregate statistics that do exist, typically an average and a spread by decile, gender, and age, and the seniority shape is borrowed in full from a comparable country. The anchoring once again fixes the level. From the moment they are assigned, these wages are treated exactly like observed ones: they fix each worker’s decile, feed into the contribution transiti</w:t>
      </w:r>
      <w:r>
        <w:t>on rates, and rise along the borrowed life-cycle profile year by year.</w:t>
      </w:r>
    </w:p>
    <w:p w14:paraId="688D24B2" w14:textId="77777777" w:rsidR="00155C70" w:rsidRDefault="00D956D4">
      <w:pPr>
        <w:pStyle w:val="FirstParagraph"/>
      </w:pPr>
      <w:r>
        <w:t>Of these routes, the regression, the carry-forward of the last observed wage, and the economy-wide anchoring are implemented in the current code; the borrowed-and-calibrated seniority profile is a planned extension. Until it is in place, the very-low and extremely-low environments rely on the anchoring and the regression alone, so the level of wages is always correct and no wage is ever missing, while the life-cycle shape is taken from whatever profile the available data can support, to be replaced by the b</w:t>
      </w:r>
      <w:r>
        <w:t>orrowed profile once it is added.</w:t>
      </w:r>
    </w:p>
    <w:p w14:paraId="688D24B3" w14:textId="77777777" w:rsidR="00155C70" w:rsidRDefault="00D956D4">
      <w:pPr>
        <w:pStyle w:val="Heading1"/>
      </w:pPr>
      <w:bookmarkStart w:id="31" w:name="the-base-year-population-step-2"/>
      <w:bookmarkEnd w:id="18"/>
      <w:bookmarkEnd w:id="26"/>
      <w:r>
        <w:rPr>
          <w:rStyle w:val="SectionNumber"/>
        </w:rPr>
        <w:t>3</w:t>
      </w:r>
      <w:r>
        <w:tab/>
      </w:r>
      <w:commentRangeStart w:id="32"/>
      <w:r>
        <w:t>The base-year population (step 2)</w:t>
      </w:r>
      <w:commentRangeEnd w:id="32"/>
      <w:r w:rsidR="00307835">
        <w:rPr>
          <w:rStyle w:val="CommentReference"/>
          <w:sz w:val="32"/>
          <w:szCs w:val="32"/>
        </w:rPr>
        <w:commentReference w:id="32"/>
      </w:r>
    </w:p>
    <w:p w14:paraId="688D24B4" w14:textId="77777777" w:rsidR="00155C70" w:rsidRDefault="00D956D4">
      <w:pPr>
        <w:pStyle w:val="FirstParagraph"/>
      </w:pPr>
      <w:r>
        <w:t>The projection starts from a base-year population of individual records: every affiliate the engine will carry forward, each with their age, gender, wage decile, contribution history, and accrued rights.</w:t>
      </w:r>
    </w:p>
    <w:p w14:paraId="688D24B5" w14:textId="77777777" w:rsidR="00155C70" w:rsidRDefault="00D956D4">
      <w:pPr>
        <w:pStyle w:val="BodyText"/>
      </w:pPr>
      <w:commentRangeStart w:id="33"/>
      <w:r>
        <w:lastRenderedPageBreak/>
        <w:t>Where the full longitudinal microdata exist, the base year is taken as the latest year observed. Each worker’s age is their year minus year of birth, and their length of affiliation is carried in the data. Contribution spells, runs of consecutive months in the same contribution status, are identified by the points where status changes, and the length of the current spell is the count of months in it. This length is built into the base-year record deliberately: the time a worker has already spent contributin</w:t>
      </w:r>
      <w:r>
        <w:t>g, or already spent out, is what the contribution transition rates condition on, so it has to travel with the worker from the first projected month rather than being recomputed from scratch. The monthly wage is taken as defined in Section 2.1, and each worker is placed in a wage decile by the relative-wage ranking given there, the same procedure the wage model uses: the wage taken relative to its year’s economy-wide mean, ranked in the final month of the latest year, carried back across the worker’s history</w:t>
      </w:r>
      <w:r>
        <w:t xml:space="preserve">, and set to zero in any month without contribution. </w:t>
      </w:r>
      <w:commentRangeEnd w:id="33"/>
      <w:r w:rsidR="00FA73C6">
        <w:rPr>
          <w:rStyle w:val="CommentReference"/>
          <w:sz w:val="24"/>
          <w:szCs w:val="24"/>
        </w:rPr>
        <w:commentReference w:id="33"/>
      </w:r>
      <w:r>
        <w:t>Every worker begins the projection alive and affiliated.</w:t>
      </w:r>
    </w:p>
    <w:p w14:paraId="688D24B6" w14:textId="77777777" w:rsidR="00155C70" w:rsidRDefault="00D956D4">
      <w:pPr>
        <w:pStyle w:val="BodyText"/>
      </w:pPr>
      <w:r>
        <w:rPr>
          <w:b/>
          <w:bCs/>
        </w:rPr>
        <w:t>Across the data environments.</w:t>
      </w:r>
      <w:r>
        <w:t xml:space="preserve"> How the population is assembled follows the same ordering as the rest of the model.</w:t>
      </w:r>
    </w:p>
    <w:p w14:paraId="688D24B7" w14:textId="77777777" w:rsidR="00155C70" w:rsidRDefault="00D956D4">
      <w:pPr>
        <w:numPr>
          <w:ilvl w:val="0"/>
          <w:numId w:val="4"/>
        </w:numPr>
      </w:pPr>
      <w:r>
        <w:rPr>
          <w:b/>
          <w:bCs/>
        </w:rPr>
        <w:t>Rich and low environments.</w:t>
      </w:r>
      <w:r>
        <w:t xml:space="preserve"> </w:t>
      </w:r>
      <w:commentRangeStart w:id="34"/>
      <w:r>
        <w:t>Individual microdata are available, so the observed records are the base-year population directly.</w:t>
      </w:r>
      <w:commentRangeEnd w:id="34"/>
      <w:r w:rsidR="00E82C87">
        <w:rPr>
          <w:rStyle w:val="CommentReference"/>
          <w:sz w:val="24"/>
          <w:szCs w:val="24"/>
        </w:rPr>
        <w:commentReference w:id="34"/>
      </w:r>
    </w:p>
    <w:p w14:paraId="688D24B8" w14:textId="77777777" w:rsidR="00155C70" w:rsidRDefault="00D956D4">
      <w:pPr>
        <w:numPr>
          <w:ilvl w:val="0"/>
          <w:numId w:val="4"/>
        </w:numPr>
      </w:pPr>
      <w:r>
        <w:rPr>
          <w:b/>
          <w:bCs/>
        </w:rPr>
        <w:t>Very-low environment (only current contributors are recorded).</w:t>
      </w:r>
      <w:r>
        <w:t xml:space="preserve"> The inactive affiliates are missing and must be rebuilt. An inactive affiliate is someone who joined the system and holds accrued rights but has stopped contributing, so does not appear among the current contributors; left out, the base-year population would understate the affiliated stock and overstate contribution density. The share of the affiliated population that is inactive is estimated, and the inactive affiliates are restored at the implied size, so the base year holds active and inactive affiliate</w:t>
      </w:r>
      <w:r>
        <w:t>s together rather than the active alone.</w:t>
      </w:r>
    </w:p>
    <w:p w14:paraId="688D24B9" w14:textId="77777777" w:rsidR="00155C70" w:rsidRDefault="00D956D4">
      <w:pPr>
        <w:numPr>
          <w:ilvl w:val="0"/>
          <w:numId w:val="4"/>
        </w:numPr>
      </w:pPr>
      <w:commentRangeStart w:id="35"/>
      <w:r>
        <w:rPr>
          <w:b/>
          <w:bCs/>
        </w:rPr>
        <w:t>Extremely-low environment (only aggregate tables by age and gender, and, for pensioners, by pension type).</w:t>
      </w:r>
      <w:r>
        <w:t xml:space="preserve"> </w:t>
      </w:r>
      <w:commentRangeEnd w:id="35"/>
      <w:r w:rsidR="00884593">
        <w:rPr>
          <w:rStyle w:val="CommentReference"/>
          <w:sz w:val="24"/>
          <w:szCs w:val="24"/>
        </w:rPr>
        <w:commentReference w:id="35"/>
      </w:r>
      <w:r>
        <w:t>A synthetic population is constructed whose cell-level statistics reproduce the target aggregates. This is the base-year construction behind the extremely-low case of Section 2.3, where the wage was described as drawn to match the aggregates; here that wage is built, together with the headcount and contributor status, from the available records, in four steps:</w:t>
      </w:r>
    </w:p>
    <w:p w14:paraId="688D24BA" w14:textId="77777777" w:rsidR="00155C70" w:rsidRDefault="00D956D4">
      <w:pPr>
        <w:numPr>
          <w:ilvl w:val="0"/>
          <w:numId w:val="4"/>
        </w:numPr>
      </w:pPr>
      <w:r>
        <w:rPr>
          <w:i/>
          <w:iCs/>
        </w:rPr>
        <w:t>Assemble a pool.</w:t>
      </w:r>
      <w:r>
        <w:t xml:space="preserve"> Records are gathered from whatever base-year microdata are available, each reduced to the few facts the aggregates constrain: whether they ever contributed, their mean wage while contributing, and their end-of-year account balance.</w:t>
      </w:r>
    </w:p>
    <w:p w14:paraId="688D24BB" w14:textId="77777777" w:rsidR="00155C70" w:rsidRDefault="00D956D4">
      <w:pPr>
        <w:numPr>
          <w:ilvl w:val="0"/>
          <w:numId w:val="4"/>
        </w:numPr>
      </w:pPr>
      <w:r>
        <w:rPr>
          <w:i/>
          <w:iCs/>
        </w:rPr>
        <w:t>Match the headcount.</w:t>
      </w:r>
      <w:r>
        <w:t xml:space="preserve"> Each age-and-gender cell is brought to its target size: the records in the cell are shuffled and sampled down where the target is smaller than the number available, cloned by replication where it is larger, and trimmed of any rounding surplus, so the cell ends with exactly the number of individuals the aggregate prescribes.</w:t>
      </w:r>
    </w:p>
    <w:p w14:paraId="688D24BC" w14:textId="77777777" w:rsidR="00155C70" w:rsidRDefault="00D956D4">
      <w:pPr>
        <w:numPr>
          <w:ilvl w:val="0"/>
          <w:numId w:val="4"/>
        </w:numPr>
      </w:pPr>
      <w:r>
        <w:rPr>
          <w:i/>
          <w:iCs/>
        </w:rPr>
        <w:t>Rescale the money.</w:t>
      </w:r>
      <w:r>
        <w:t xml:space="preserve"> Each wage and balance is multiplied by the cell-level ratio of the target mean to the sample mean, so the cell mean matches the target while the within-cell spread is preserved, and account balances follow the same rule, each scaled by the ratio of its own target and sample mean. For a cell c with n-c records drawn into it, the sample mean is the plain average wage of those records, and the target mean is the average the aggregates report for that cell, which is not computed from the draw; scaling each wag</w:t>
      </w:r>
      <w:r>
        <w:t xml:space="preserve">e </w:t>
      </w:r>
      <w:r>
        <w:lastRenderedPageBreak/>
        <w:t>by the ratio of the two leaves the rescaled cell mean equal to its target while the relative spread is unchanged,</w:t>
      </w:r>
    </w:p>
    <w:p w14:paraId="688D24BD" w14:textId="77777777" w:rsidR="00155C70" w:rsidRDefault="00D956D4">
      <w:pPr>
        <w:pStyle w:val="FirstParagraph"/>
        <w:jc w:val="center"/>
      </w:pPr>
      <w:r>
        <w:rPr>
          <w:noProof/>
        </w:rPr>
        <w:drawing>
          <wp:inline distT="0" distB="0" distL="0" distR="0" wp14:anchorId="688D2635" wp14:editId="688D2636">
            <wp:extent cx="2944368" cy="431738"/>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eq/d7-1.png"/>
                    <pic:cNvPicPr>
                      <a:picLocks noChangeAspect="1" noChangeArrowheads="1"/>
                    </pic:cNvPicPr>
                  </pic:nvPicPr>
                  <pic:blipFill>
                    <a:blip r:embed="rId18"/>
                    <a:stretch>
                      <a:fillRect/>
                    </a:stretch>
                  </pic:blipFill>
                  <pic:spPr bwMode="auto">
                    <a:xfrm>
                      <a:off x="0" y="0"/>
                      <a:ext cx="2944368" cy="431738"/>
                    </a:xfrm>
                    <a:prstGeom prst="rect">
                      <a:avLst/>
                    </a:prstGeom>
                    <a:noFill/>
                    <a:ln w="9525">
                      <a:noFill/>
                      <a:headEnd/>
                      <a:tailEnd/>
                    </a:ln>
                  </pic:spPr>
                </pic:pic>
              </a:graphicData>
            </a:graphic>
          </wp:inline>
        </w:drawing>
      </w:r>
    </w:p>
    <w:p w14:paraId="688D24BE" w14:textId="77777777" w:rsidR="00155C70" w:rsidRDefault="00D956D4">
      <w:pPr>
        <w:pStyle w:val="Compact"/>
        <w:numPr>
          <w:ilvl w:val="0"/>
          <w:numId w:val="5"/>
        </w:numPr>
      </w:pPr>
      <w:r>
        <w:rPr>
          <w:i/>
          <w:iCs/>
        </w:rPr>
        <w:t>Assign status.</w:t>
      </w:r>
      <w:r>
        <w:t xml:space="preserve"> Within each cell the individuals are ranked at random and contributor status and financing type are assigned to meet the aggregate contributor counts: the first block is set as contributors of one financing type, the next as contributors of the other, until both totals are met, and the remainder left as non-contributors carrying a financing label drawn at the same mix. A record promoted to contributor is then made to contribute through the year at its rescaled wage, and one demoted is set inactive, so the </w:t>
      </w:r>
      <w:r>
        <w:t>monthly histories stay consistent with the status assigned.</w:t>
      </w:r>
    </w:p>
    <w:p w14:paraId="688D24BF" w14:textId="77777777" w:rsidR="00155C70" w:rsidRDefault="00D956D4">
      <w:pPr>
        <w:pStyle w:val="FirstParagraph"/>
      </w:pPr>
      <w:r>
        <w:t xml:space="preserve">Two further details complete the construction. Cells the aggregates require but the available records lack, typically the oldest ages or the youngest women, are filled by borrowing the individuals of the nearest available age within the same gender, and, only where a gender has no records at all, of the nearest age in the other gender, the borrowed records relabeled to the target age. A verification step then recomputes the synthetic aggregates and reports their deviation from the targets, so the match can </w:t>
      </w:r>
      <w:r>
        <w:t>be checked rather than assumed.</w:t>
      </w:r>
    </w:p>
    <w:p w14:paraId="688D24C0" w14:textId="77777777" w:rsidR="00155C70" w:rsidRDefault="00D956D4">
      <w:pPr>
        <w:pStyle w:val="Heading1"/>
      </w:pPr>
      <w:bookmarkStart w:id="36" w:name="the-beneficiary-database-step-3"/>
      <w:bookmarkEnd w:id="31"/>
      <w:r>
        <w:rPr>
          <w:rStyle w:val="SectionNumber"/>
        </w:rPr>
        <w:t>4</w:t>
      </w:r>
      <w:r>
        <w:tab/>
        <w:t>The beneficiary database (step 3)</w:t>
      </w:r>
    </w:p>
    <w:p w14:paraId="688D24C1" w14:textId="77777777" w:rsidR="00155C70" w:rsidRDefault="00D956D4">
      <w:pPr>
        <w:pStyle w:val="FirstParagraph"/>
      </w:pPr>
      <w:r>
        <w:t xml:space="preserve">The beneficiary database is the stock of current pensioners, formatted for inclusion in the projection so that benefits already in payment are carried forward and indexed alongside the new pensioners the engine generates. </w:t>
      </w:r>
      <w:commentRangeStart w:id="37"/>
      <w:r>
        <w:t>Without it the projection would begin with no one drawing a pension, and the early years of spending would be understated by the entire existing caseload.</w:t>
      </w:r>
      <w:commentRangeEnd w:id="37"/>
      <w:r w:rsidR="007912A0">
        <w:rPr>
          <w:rStyle w:val="CommentReference"/>
          <w:sz w:val="24"/>
          <w:szCs w:val="24"/>
        </w:rPr>
        <w:commentReference w:id="37"/>
      </w:r>
    </w:p>
    <w:p w14:paraId="688D24C2" w14:textId="77777777" w:rsidR="00155C70" w:rsidRDefault="00D956D4">
      <w:pPr>
        <w:pStyle w:val="BodyText"/>
      </w:pPr>
      <w:r>
        <w:t xml:space="preserve">Each pensioner carries an age, a gender, the year the pension began, and a monthly benefit. </w:t>
      </w:r>
      <w:commentRangeStart w:id="38"/>
      <w:r>
        <w:t xml:space="preserve">The classifying step </w:t>
      </w:r>
      <w:commentRangeEnd w:id="38"/>
      <w:r w:rsidR="00DA3229">
        <w:rPr>
          <w:rStyle w:val="CommentReference"/>
          <w:sz w:val="24"/>
          <w:szCs w:val="24"/>
        </w:rPr>
        <w:commentReference w:id="38"/>
      </w:r>
      <w:r>
        <w:t xml:space="preserve">is the placement of each pension along two independent dimensions. The first is financing: a pension is either defined-benefit, paid from a formula on service and an average covered wage, or defined-contribution, paid as the annuitized draw-down of an accumulated account. The second is kind: old-age, disability, or survivor. The two dimensions are orthogonal, so together they generate six mutually exclusive categories, the three kinds under each financing type. The raw register identifies each pension with </w:t>
      </w:r>
      <w:r>
        <w:t>a single code; that code is decomposed into the two dimensions, so that a defined-benefit old-age pension and a defined-contribution old-age pension, identical in kind but different in financing, are held apart, as are an old-age and a survivor pension sharing the same financing.</w:t>
      </w:r>
    </w:p>
    <w:p w14:paraId="688D24C3" w14:textId="1A36F217" w:rsidR="00155C70" w:rsidRDefault="00D956D4">
      <w:pPr>
        <w:pStyle w:val="BodyText"/>
      </w:pPr>
      <w:r>
        <w:t xml:space="preserve">The two dimensions are read by different parts of the model. The financing dimension </w:t>
      </w:r>
      <w:del w:id="39" w:author="Duncan MacDonald" w:date="2026-06-22T11:35:00Z" w16du:dateUtc="2026-06-22T15:35:00Z">
        <w:r w:rsidDel="00EC6665">
          <w:delText xml:space="preserve">selects </w:delText>
        </w:r>
      </w:del>
      <w:ins w:id="40" w:author="Duncan MacDonald" w:date="2026-06-22T11:35:00Z" w16du:dateUtc="2026-06-22T15:35:00Z">
        <w:r w:rsidR="00EC6665">
          <w:t xml:space="preserve">informs </w:t>
        </w:r>
      </w:ins>
      <w:r>
        <w:t xml:space="preserve">the benefit treatment: a defined-benefit pension already in payment is carried forward by the engine’s revaluation rule, </w:t>
      </w:r>
      <w:commentRangeStart w:id="41"/>
      <w:r>
        <w:t>whereas a defined-contribution pension is the draw-down of a balance</w:t>
      </w:r>
      <w:commentRangeEnd w:id="41"/>
      <w:r w:rsidR="000838C3">
        <w:rPr>
          <w:rStyle w:val="CommentReference"/>
          <w:sz w:val="24"/>
          <w:szCs w:val="24"/>
        </w:rPr>
        <w:commentReference w:id="41"/>
      </w:r>
      <w:r>
        <w:t xml:space="preserve">, so the engine must know which it is to index it correctly. </w:t>
      </w:r>
      <w:commentRangeStart w:id="42"/>
      <w:r>
        <w:t>The kind selects the rate that determines the inflow of new pensioners of that type, the retirement rate for old-age, the disability rate for disability, the survivor rate for survivors (Section 7</w:t>
      </w:r>
      <w:commentRangeEnd w:id="42"/>
      <w:r w:rsidR="00EE5FAC">
        <w:rPr>
          <w:rStyle w:val="CommentReference"/>
          <w:sz w:val="24"/>
          <w:szCs w:val="24"/>
        </w:rPr>
        <w:commentReference w:id="42"/>
      </w:r>
      <w:r>
        <w:t>). A pension misfiled on either dimension would be indexed by the wrong rule or counted against the wrong inflow.</w:t>
      </w:r>
    </w:p>
    <w:p w14:paraId="688D24C4" w14:textId="77777777" w:rsidR="00155C70" w:rsidRDefault="00D956D4">
      <w:pPr>
        <w:pStyle w:val="BodyText"/>
      </w:pPr>
      <w:commentRangeStart w:id="43"/>
      <w:r>
        <w:lastRenderedPageBreak/>
        <w:t>Records whose type code cannot be matched to one of the six categories are dropped: they are the ones absent from the aggregate counts supplied separately, so removing them aligns the database totals with those controls instead of carrying caseload the aggregates do not recognize.</w:t>
      </w:r>
      <w:commentRangeEnd w:id="43"/>
      <w:r w:rsidR="00FF0638">
        <w:rPr>
          <w:rStyle w:val="CommentReference"/>
          <w:sz w:val="24"/>
          <w:szCs w:val="24"/>
        </w:rPr>
        <w:commentReference w:id="43"/>
      </w:r>
    </w:p>
    <w:p w14:paraId="688D24C5" w14:textId="77777777" w:rsidR="00155C70" w:rsidRDefault="00D956D4">
      <w:pPr>
        <w:pStyle w:val="BodyText"/>
      </w:pPr>
      <w:r>
        <w:rPr>
          <w:b/>
          <w:bCs/>
        </w:rPr>
        <w:t>Across the data environments.</w:t>
      </w:r>
      <w:r>
        <w:t xml:space="preserve"> The database is taken as given wherever it exists.</w:t>
      </w:r>
    </w:p>
    <w:p w14:paraId="688D24C6" w14:textId="77777777" w:rsidR="00155C70" w:rsidRDefault="00D956D4">
      <w:pPr>
        <w:pStyle w:val="Compact"/>
        <w:numPr>
          <w:ilvl w:val="0"/>
          <w:numId w:val="6"/>
        </w:numPr>
      </w:pPr>
      <w:r>
        <w:rPr>
          <w:b/>
          <w:bCs/>
        </w:rPr>
        <w:t>Rich, low, and very-low environments.</w:t>
      </w:r>
      <w:r>
        <w:t xml:space="preserve"> A pensioner register, which almost always exists, is used directly, with no estimation.</w:t>
      </w:r>
    </w:p>
    <w:p w14:paraId="688D24C7" w14:textId="77777777" w:rsidR="00155C70" w:rsidRDefault="00D956D4">
      <w:pPr>
        <w:pStyle w:val="Compact"/>
        <w:numPr>
          <w:ilvl w:val="0"/>
          <w:numId w:val="6"/>
        </w:numPr>
      </w:pPr>
      <w:r>
        <w:rPr>
          <w:b/>
          <w:bCs/>
        </w:rPr>
        <w:t>Extremely-low environment.</w:t>
      </w:r>
      <w:r>
        <w:t xml:space="preserve"> No register is available, so the database is synthesized from aggregate counts by age, gender, and pension type, in the same way as the base-year population of affiliates.</w:t>
      </w:r>
    </w:p>
    <w:p w14:paraId="688D24C8" w14:textId="77777777" w:rsidR="00155C70" w:rsidRDefault="00D956D4">
      <w:pPr>
        <w:pStyle w:val="Heading1"/>
      </w:pPr>
      <w:bookmarkStart w:id="44" w:name="X65407460b2863adeb22bf453aa4fdd2c6f376dc"/>
      <w:bookmarkEnd w:id="36"/>
      <w:r>
        <w:rPr>
          <w:rStyle w:val="SectionNumber"/>
        </w:rPr>
        <w:t>5</w:t>
      </w:r>
      <w:r>
        <w:tab/>
        <w:t>Affiliation rates and new affiliates (step 4)</w:t>
      </w:r>
    </w:p>
    <w:p w14:paraId="688D24C9" w14:textId="77777777" w:rsidR="00155C70" w:rsidRDefault="00D956D4">
      <w:pPr>
        <w:pStyle w:val="FirstParagraph"/>
      </w:pPr>
      <w:r>
        <w:t xml:space="preserve">New affiliates are workers who enter the system for the first time during the projection, distinct from new actives and from the base-year population. Their number is set by an affiliation rate. For each combination of age, gender, and year, the rate is the count of workers observed entering the system (their first contributory month) divided by the corresponding population, averaged </w:t>
      </w:r>
      <w:commentRangeStart w:id="45"/>
      <w:r>
        <w:t>over the most recent ten years for stability</w:t>
      </w:r>
      <w:commentRangeEnd w:id="45"/>
      <w:r w:rsidR="006B3F3E">
        <w:rPr>
          <w:rStyle w:val="CommentReference"/>
          <w:sz w:val="24"/>
          <w:szCs w:val="24"/>
        </w:rPr>
        <w:commentReference w:id="45"/>
      </w:r>
      <w:r>
        <w:t>,</w:t>
      </w:r>
    </w:p>
    <w:p w14:paraId="688D24CA" w14:textId="77777777" w:rsidR="00155C70" w:rsidRDefault="00D956D4">
      <w:pPr>
        <w:pStyle w:val="BodyText"/>
        <w:jc w:val="center"/>
      </w:pPr>
      <w:r>
        <w:rPr>
          <w:noProof/>
        </w:rPr>
        <w:drawing>
          <wp:inline distT="0" distB="0" distL="0" distR="0" wp14:anchorId="688D2637" wp14:editId="688D2638">
            <wp:extent cx="1956816" cy="37367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eq/d8-1.png"/>
                    <pic:cNvPicPr>
                      <a:picLocks noChangeAspect="1" noChangeArrowheads="1"/>
                    </pic:cNvPicPr>
                  </pic:nvPicPr>
                  <pic:blipFill>
                    <a:blip r:embed="rId19"/>
                    <a:stretch>
                      <a:fillRect/>
                    </a:stretch>
                  </pic:blipFill>
                  <pic:spPr bwMode="auto">
                    <a:xfrm>
                      <a:off x="0" y="0"/>
                      <a:ext cx="1956816" cy="373671"/>
                    </a:xfrm>
                    <a:prstGeom prst="rect">
                      <a:avLst/>
                    </a:prstGeom>
                    <a:noFill/>
                    <a:ln w="9525">
                      <a:noFill/>
                      <a:headEnd/>
                      <a:tailEnd/>
                    </a:ln>
                  </pic:spPr>
                </pic:pic>
              </a:graphicData>
            </a:graphic>
          </wp:inline>
        </w:drawing>
      </w:r>
    </w:p>
    <w:p w14:paraId="688D24CB" w14:textId="4A4FBF0B" w:rsidR="00155C70" w:rsidRDefault="00221C23">
      <w:pPr>
        <w:pStyle w:val="BodyText"/>
      </w:pPr>
      <w:commentRangeStart w:id="46"/>
      <w:ins w:id="47" w:author="Duncan MacDonald" w:date="2026-06-22T11:44:00Z" w16du:dateUtc="2026-06-22T15:44:00Z">
        <w:r>
          <w:t>By default, t</w:t>
        </w:r>
      </w:ins>
      <w:del w:id="48" w:author="Duncan MacDonald" w:date="2026-06-22T11:44:00Z" w16du:dateUtc="2026-06-22T15:44:00Z">
        <w:r w:rsidDel="00221C23">
          <w:delText>T</w:delText>
        </w:r>
      </w:del>
      <w:r>
        <w:t>he population is taken from the United Nations projections, which report it in thousands, so the implemented denominator carries a further factor of one thousand, here and wherever a rate is expressed per head of this population.</w:t>
      </w:r>
      <w:commentRangeEnd w:id="46"/>
      <w:r>
        <w:rPr>
          <w:rStyle w:val="CommentReference"/>
          <w:sz w:val="24"/>
          <w:szCs w:val="24"/>
        </w:rPr>
        <w:commentReference w:id="46"/>
      </w:r>
    </w:p>
    <w:p w14:paraId="688D24CC" w14:textId="77777777" w:rsidR="00155C70" w:rsidRDefault="00D956D4">
      <w:pPr>
        <w:pStyle w:val="BodyText"/>
      </w:pPr>
      <w:r>
        <w:rPr>
          <w:b/>
          <w:bCs/>
        </w:rPr>
        <w:t>Across the data environments.</w:t>
      </w:r>
      <w:r>
        <w:t xml:space="preserve"> The denominator is the same in every case: the United Nations population, with entries averaged over the most recent ten years and the earliest year dropped, since a young system overstates entry. What changes from one environment to the next is only how the numerator is obtained, the count of first entries that appears as new affiliates in cell (a, g) in the rate above. It is the same quantity in every environment; only the route to it differs, so each case below is just a different way of getting the sam</w:t>
      </w:r>
      <w:r>
        <w:t>e new affiliates count.</w:t>
      </w:r>
    </w:p>
    <w:p w14:paraId="688D24CD" w14:textId="77777777" w:rsidR="00155C70" w:rsidRDefault="00D956D4">
      <w:pPr>
        <w:numPr>
          <w:ilvl w:val="0"/>
          <w:numId w:val="7"/>
        </w:numPr>
      </w:pPr>
      <w:r>
        <w:rPr>
          <w:i/>
          <w:iCs/>
        </w:rPr>
        <w:t>Rich environment (the full panel is available).</w:t>
      </w:r>
      <w:r>
        <w:t xml:space="preserve"> A first entry is read off directly as the worker’s first contributory month, the month in which length of service and length of affiliation are both equal to one, so new affiliates in the cell is simply the observed count of these first months.</w:t>
      </w:r>
    </w:p>
    <w:p w14:paraId="688D24CE" w14:textId="77777777" w:rsidR="00155C70" w:rsidRDefault="00D956D4">
      <w:pPr>
        <w:numPr>
          <w:ilvl w:val="0"/>
          <w:numId w:val="7"/>
        </w:numPr>
      </w:pPr>
      <w:r>
        <w:rPr>
          <w:i/>
          <w:iCs/>
        </w:rPr>
        <w:t>Low and very-low environments (the first month is not observed).</w:t>
      </w:r>
      <w:r>
        <w:t xml:space="preserve"> The year and age of entry are reconstructed by counting the affiliation months back from the observation date. Writing loa for the length of affiliation, the number of months since the worker first joined,</w:t>
      </w:r>
    </w:p>
    <w:p w14:paraId="688D24CF" w14:textId="77777777" w:rsidR="00155C70" w:rsidRDefault="00D956D4">
      <w:pPr>
        <w:pStyle w:val="FirstParagraph"/>
        <w:jc w:val="center"/>
      </w:pPr>
      <w:r>
        <w:rPr>
          <w:noProof/>
        </w:rPr>
        <w:drawing>
          <wp:inline distT="0" distB="0" distL="0" distR="0" wp14:anchorId="688D2639" wp14:editId="688D263A">
            <wp:extent cx="4096512" cy="246888"/>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eq/d9-1.png"/>
                    <pic:cNvPicPr>
                      <a:picLocks noChangeAspect="1" noChangeArrowheads="1"/>
                    </pic:cNvPicPr>
                  </pic:nvPicPr>
                  <pic:blipFill>
                    <a:blip r:embed="rId20"/>
                    <a:stretch>
                      <a:fillRect/>
                    </a:stretch>
                  </pic:blipFill>
                  <pic:spPr bwMode="auto">
                    <a:xfrm>
                      <a:off x="0" y="0"/>
                      <a:ext cx="4096512" cy="246888"/>
                    </a:xfrm>
                    <a:prstGeom prst="rect">
                      <a:avLst/>
                    </a:prstGeom>
                    <a:noFill/>
                    <a:ln w="9525">
                      <a:noFill/>
                      <a:headEnd/>
                      <a:tailEnd/>
                    </a:ln>
                  </pic:spPr>
                </pic:pic>
              </a:graphicData>
            </a:graphic>
          </wp:inline>
        </w:drawing>
      </w:r>
    </w:p>
    <w:p w14:paraId="688D24D0" w14:textId="77777777" w:rsidR="00155C70" w:rsidRDefault="00D956D4">
      <w:pPr>
        <w:pStyle w:val="BodyText"/>
      </w:pPr>
      <w:r>
        <w:t>and the reconstructed entries are counted by age and gender, which gives new affiliates for each cell.</w:t>
      </w:r>
    </w:p>
    <w:p w14:paraId="688D24D1" w14:textId="35C0E19A" w:rsidR="00155C70" w:rsidRDefault="00D956D4">
      <w:pPr>
        <w:pStyle w:val="Compact"/>
        <w:numPr>
          <w:ilvl w:val="0"/>
          <w:numId w:val="8"/>
        </w:numPr>
      </w:pPr>
      <w:commentRangeStart w:id="49"/>
      <w:r>
        <w:rPr>
          <w:i/>
          <w:iCs/>
        </w:rPr>
        <w:lastRenderedPageBreak/>
        <w:t>Extremely-low environment (only an aggregate per worker remains).</w:t>
      </w:r>
      <w:r>
        <w:t xml:space="preserve"> The same reconstruction is applied, but the data now retain only workers who are still active, so those who entered and later stopped contributing are missing and the count of first entries comes out too low. That count is the numerator of the affiliation rate, so left uncorrected the rate would be understated and the projection would generate too few new affiliates. </w:t>
      </w:r>
      <w:ins w:id="50" w:author="Duncan MacDonald" w:date="2026-06-22T11:54:00Z" w16du:dateUtc="2026-06-22T15:54:00Z">
        <w:r w:rsidR="0075484E">
          <w:t>To adjust for thi</w:t>
        </w:r>
        <w:r w:rsidR="00F41309">
          <w:t xml:space="preserve">s, </w:t>
        </w:r>
      </w:ins>
      <w:del w:id="51" w:author="Duncan MacDonald" w:date="2026-06-22T11:54:00Z" w16du:dateUtc="2026-06-22T15:54:00Z">
        <w:r w:rsidDel="00F41309">
          <w:delText>To repair this,</w:delText>
        </w:r>
      </w:del>
      <w:r>
        <w:t xml:space="preserve"> each surviving worker is counted as more than one: they stand in for the whole group that entered with th</w:t>
      </w:r>
      <w:r>
        <w:t>em, those still active and those who have since dropped out, so the same numerator the other environments obtain by a head count, new affiliates in the cell, is here obtained by adding up 1 / p_active over the surviving workers,</w:t>
      </w:r>
      <w:commentRangeEnd w:id="49"/>
      <w:r w:rsidR="00DB16B9">
        <w:rPr>
          <w:rStyle w:val="CommentReference"/>
          <w:sz w:val="24"/>
          <w:szCs w:val="24"/>
        </w:rPr>
        <w:commentReference w:id="49"/>
      </w:r>
    </w:p>
    <w:p w14:paraId="688D24D2" w14:textId="77777777" w:rsidR="00155C70" w:rsidRDefault="00D956D4">
      <w:pPr>
        <w:pStyle w:val="FirstParagraph"/>
        <w:jc w:val="center"/>
      </w:pPr>
      <w:r>
        <w:rPr>
          <w:noProof/>
        </w:rPr>
        <w:drawing>
          <wp:inline distT="0" distB="0" distL="0" distR="0" wp14:anchorId="688D263B" wp14:editId="688D263C">
            <wp:extent cx="4453128" cy="46466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eq/d10-1.png"/>
                    <pic:cNvPicPr>
                      <a:picLocks noChangeAspect="1" noChangeArrowheads="1"/>
                    </pic:cNvPicPr>
                  </pic:nvPicPr>
                  <pic:blipFill>
                    <a:blip r:embed="rId21"/>
                    <a:stretch>
                      <a:fillRect/>
                    </a:stretch>
                  </pic:blipFill>
                  <pic:spPr bwMode="auto">
                    <a:xfrm>
                      <a:off x="0" y="0"/>
                      <a:ext cx="4453128" cy="464660"/>
                    </a:xfrm>
                    <a:prstGeom prst="rect">
                      <a:avLst/>
                    </a:prstGeom>
                    <a:noFill/>
                    <a:ln w="9525">
                      <a:noFill/>
                      <a:headEnd/>
                      <a:tailEnd/>
                    </a:ln>
                  </pic:spPr>
                </pic:pic>
              </a:graphicData>
            </a:graphic>
          </wp:inline>
        </w:drawing>
      </w:r>
    </w:p>
    <w:p w14:paraId="688D24D3" w14:textId="77777777" w:rsidR="00155C70" w:rsidRDefault="00D956D4">
      <w:pPr>
        <w:pStyle w:val="BodyText"/>
      </w:pPr>
      <w:r>
        <w:t>The three quantities in this expression are the survival probability p_active, the exit rate h-bar, and the contribution density CD:</w:t>
      </w:r>
    </w:p>
    <w:p w14:paraId="688D24D4" w14:textId="77777777" w:rsidR="00155C70" w:rsidRDefault="00D956D4">
      <w:pPr>
        <w:pStyle w:val="Compact"/>
        <w:numPr>
          <w:ilvl w:val="0"/>
          <w:numId w:val="9"/>
        </w:numPr>
      </w:pPr>
      <w:r>
        <w:rPr>
          <w:b/>
          <w:bCs/>
        </w:rPr>
        <w:t>p_active</w:t>
      </w:r>
      <w:r>
        <w:t xml:space="preserve"> is the probability that a worker who joined loa months ago is still contributing today. In the sum above each surviving worker is counted not as one but as 1 / p_active, so if half of an entry cohort has since left, then p_active is 0.5 and each worker still observed counts for two.</w:t>
      </w:r>
    </w:p>
    <w:p w14:paraId="688D24D5" w14:textId="77777777" w:rsidR="00155C70" w:rsidRDefault="00D956D4">
      <w:pPr>
        <w:pStyle w:val="Compact"/>
        <w:numPr>
          <w:ilvl w:val="0"/>
          <w:numId w:val="9"/>
        </w:numPr>
      </w:pPr>
      <w:r>
        <w:rPr>
          <w:b/>
          <w:bCs/>
        </w:rPr>
        <w:t>h-bar</w:t>
      </w:r>
      <w:r>
        <w:t xml:space="preserve"> is the average monthly rate at which workers stop contributing, taken within age and gender. It is read off the contribution density CD, the fraction of months the worker has actually contributed: the term (1 minus CD) divided by loa is the share of non-contributory months per month of affiliation, a simple estimate of that monthly exit rate, which is then averaged over workers of the same age and gender.</w:t>
      </w:r>
    </w:p>
    <w:p w14:paraId="688D24D6" w14:textId="77777777" w:rsidR="00155C70" w:rsidRDefault="00D956D4">
      <w:pPr>
        <w:pStyle w:val="Compact"/>
        <w:numPr>
          <w:ilvl w:val="0"/>
          <w:numId w:val="9"/>
        </w:numPr>
      </w:pPr>
      <w:r>
        <w:rPr>
          <w:b/>
          <w:bCs/>
        </w:rPr>
        <w:t>the exponential</w:t>
      </w:r>
      <w:r>
        <w:t xml:space="preserve"> p_active = exp(minus h-bar times loa) is the standard survival form: at a constant exit rate the chance of staying active for loa months falls off exponentially, so longer-affiliated cohorts have lost more members, and each of their survivors counts for more because 1 / p_active is then larger.</w:t>
      </w:r>
    </w:p>
    <w:p w14:paraId="688D24D7" w14:textId="77777777" w:rsidR="00155C70" w:rsidRDefault="00D956D4">
      <w:pPr>
        <w:pStyle w:val="FirstParagraph"/>
      </w:pPr>
      <w:r>
        <w:t>With the count built up this way, the affiliation rate is formed exactly as in the other environments, the difference being only that its numerator has been corrected for the affiliates the data no longer show; once obtained, the rate is used the same way whatever environment produced it.</w:t>
      </w:r>
    </w:p>
    <w:p w14:paraId="688D24D8" w14:textId="77777777" w:rsidR="00155C70" w:rsidRDefault="00D956D4">
      <w:pPr>
        <w:pStyle w:val="BodyText"/>
      </w:pPr>
      <w:r>
        <w:t>In the projection this rate generates the new affiliates each year, multiplied by the projected population to give a count that is realized as individual records and carried forward like any other worker; how each new record is initialized, the decile and starting wage it is given and the covariate values it begins from, is set out with the engine’s new-affiliate step.</w:t>
      </w:r>
    </w:p>
    <w:p w14:paraId="688D24D9" w14:textId="77777777" w:rsidR="00155C70" w:rsidRDefault="00D956D4">
      <w:pPr>
        <w:pStyle w:val="Heading1"/>
      </w:pPr>
      <w:bookmarkStart w:id="52" w:name="Xd37c500a43175d7666dfdbb1aa2f5f376a7f8d0"/>
      <w:bookmarkEnd w:id="44"/>
      <w:r>
        <w:rPr>
          <w:rStyle w:val="SectionNumber"/>
        </w:rPr>
        <w:t>6</w:t>
      </w:r>
      <w:r>
        <w:tab/>
        <w:t>Estimating T</w:t>
      </w:r>
      <w:r>
        <w:rPr>
          <w:vertAlign w:val="subscript"/>
        </w:rPr>
        <w:t>1</w:t>
      </w:r>
      <w:r>
        <w:t xml:space="preserve"> and T</w:t>
      </w:r>
      <w:r>
        <w:rPr>
          <w:vertAlign w:val="subscript"/>
        </w:rPr>
        <w:t>2</w:t>
      </w:r>
      <w:r>
        <w:t>: the contribution model (step 5)</w:t>
      </w:r>
    </w:p>
    <w:p w14:paraId="688D24DA" w14:textId="782DBD8F" w:rsidR="00155C70" w:rsidRDefault="00236388">
      <w:pPr>
        <w:pStyle w:val="FirstParagraph"/>
      </w:pPr>
      <w:ins w:id="53" w:author="Duncan MacDonald" w:date="2026-06-22T12:02:00Z" w16du:dateUtc="2026-06-22T16:02:00Z">
        <w:r>
          <w:t xml:space="preserve">The transition rates, </w:t>
        </w:r>
      </w:ins>
      <w:r>
        <w:t>T</w:t>
      </w:r>
      <w:r>
        <w:rPr>
          <w:vertAlign w:val="subscript"/>
        </w:rPr>
        <w:t>1</w:t>
      </w:r>
      <w:r>
        <w:t xml:space="preserve"> and T</w:t>
      </w:r>
      <w:r>
        <w:rPr>
          <w:vertAlign w:val="subscript"/>
        </w:rPr>
        <w:t>2</w:t>
      </w:r>
      <w:ins w:id="54" w:author="Duncan MacDonald" w:date="2026-06-22T12:02:00Z" w16du:dateUtc="2026-06-22T16:02:00Z">
        <w:r>
          <w:rPr>
            <w:vertAlign w:val="subscript"/>
          </w:rPr>
          <w:t>,</w:t>
        </w:r>
      </w:ins>
      <w:r>
        <w:t xml:space="preserve"> are estimated once</w:t>
      </w:r>
      <w:del w:id="55" w:author="Duncan MacDonald" w:date="2026-06-22T12:02:00Z" w16du:dateUtc="2026-06-22T16:02:00Z">
        <w:r w:rsidDel="00236388">
          <w:delText>,</w:delText>
        </w:r>
      </w:del>
      <w:r>
        <w:t xml:space="preserve"> from past data, and the projection engine then applies them month by month to every worker, to draw who stops contributing and who resumes. They are estimated by different methods in different data environments, but they are the same two quantities everywhere, and the single engine that uses them is the same everywhere.</w:t>
      </w:r>
    </w:p>
    <w:p w14:paraId="688D24DB" w14:textId="77777777" w:rsidR="00155C70" w:rsidRDefault="00D956D4">
      <w:pPr>
        <w:pStyle w:val="Heading2"/>
      </w:pPr>
      <w:bookmarkStart w:id="56" w:name="Xaa343be36d73bc1c7fc97ad8b5c0f09ba47b0c0"/>
      <w:r>
        <w:rPr>
          <w:rStyle w:val="SectionNumber"/>
        </w:rPr>
        <w:lastRenderedPageBreak/>
        <w:t>6.1</w:t>
      </w:r>
      <w:r>
        <w:tab/>
        <w:t>Why contribution density is not sufficient</w:t>
      </w:r>
    </w:p>
    <w:p w14:paraId="688D24DC" w14:textId="77777777" w:rsidR="00155C70" w:rsidRDefault="00D956D4">
      <w:pPr>
        <w:pStyle w:val="FirstParagraph"/>
      </w:pPr>
      <w:r>
        <w:t>The most natural summary of a person’s contribution history is their contribution density, the fraction of observed periods in which they contributed,</w:t>
      </w:r>
    </w:p>
    <w:p w14:paraId="688D24DD" w14:textId="77777777" w:rsidR="00155C70" w:rsidRDefault="00D956D4">
      <w:pPr>
        <w:pStyle w:val="BodyText"/>
        <w:jc w:val="center"/>
      </w:pPr>
      <w:r>
        <w:rPr>
          <w:noProof/>
        </w:rPr>
        <w:drawing>
          <wp:inline distT="0" distB="0" distL="0" distR="0" wp14:anchorId="688D263D" wp14:editId="688D263E">
            <wp:extent cx="1664208" cy="35727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eq/d11-1.png"/>
                    <pic:cNvPicPr>
                      <a:picLocks noChangeAspect="1" noChangeArrowheads="1"/>
                    </pic:cNvPicPr>
                  </pic:nvPicPr>
                  <pic:blipFill>
                    <a:blip r:embed="rId22"/>
                    <a:stretch>
                      <a:fillRect/>
                    </a:stretch>
                  </pic:blipFill>
                  <pic:spPr bwMode="auto">
                    <a:xfrm>
                      <a:off x="0" y="0"/>
                      <a:ext cx="1664208" cy="357270"/>
                    </a:xfrm>
                    <a:prstGeom prst="rect">
                      <a:avLst/>
                    </a:prstGeom>
                    <a:noFill/>
                    <a:ln w="9525">
                      <a:noFill/>
                      <a:headEnd/>
                      <a:tailEnd/>
                    </a:ln>
                  </pic:spPr>
                </pic:pic>
              </a:graphicData>
            </a:graphic>
          </wp:inline>
        </w:drawing>
      </w:r>
    </w:p>
    <w:p w14:paraId="688D24DE" w14:textId="77777777" w:rsidR="00155C70" w:rsidRDefault="00D956D4">
      <w:pPr>
        <w:pStyle w:val="BodyText"/>
      </w:pPr>
      <w:r>
        <w:t>Contribution density is intuitive and widely used, but it is not sufficient to model future contribution behavior: the same density can arise from very different underlying patterns, and those patterns have different implications for pension outcomes.</w:t>
      </w:r>
    </w:p>
    <w:p w14:paraId="688D24DF" w14:textId="77777777" w:rsidR="00155C70" w:rsidRDefault="00D956D4">
      <w:pPr>
        <w:pStyle w:val="BodyText"/>
      </w:pPr>
      <w:r>
        <w:t>Consider two workers, both with a density of 0.42. The first contributes in long, stable spells, eighteen to twenty-four months active, then a year or so inactive, then another long spell, for an average active spell of about twenty months. The second contributes and stops almost every other month, for an average active spell of about two months. Both reach the same density, but they are fundamentally different: the first holds long stable spells, the second churns constantly. A model that draws contributio</w:t>
      </w:r>
      <w:r>
        <w:t>n status independently each period with probability equal to the density treats the two identically, because it has no memory of the previous period and cannot tell a long stable spell from rapid churning.</w:t>
      </w:r>
    </w:p>
    <w:p w14:paraId="688D24E0" w14:textId="77777777" w:rsidR="00155C70" w:rsidRDefault="00D956D4">
      <w:pPr>
        <w:pStyle w:val="BodyText"/>
      </w:pPr>
      <w:r>
        <w:t>Table 2 shows two male affiliates from the Mexican records with almost the same density and entirely different spell structures.</w:t>
      </w:r>
    </w:p>
    <w:p w14:paraId="688D24E1" w14:textId="77777777" w:rsidR="00155C70" w:rsidRDefault="00D956D4">
      <w:pPr>
        <w:pStyle w:val="BodyText"/>
      </w:pPr>
      <w:r>
        <w:rPr>
          <w:b/>
          <w:bCs/>
        </w:rPr>
        <w:t>Table 2. Two male affiliates with the same contribution density and different spell structures.</w:t>
      </w:r>
    </w:p>
    <w:tbl>
      <w:tblPr>
        <w:tblStyle w:val="Table"/>
        <w:tblW w:w="0" w:type="auto"/>
        <w:tblLook w:val="0020" w:firstRow="1" w:lastRow="0" w:firstColumn="0" w:lastColumn="0" w:noHBand="0" w:noVBand="0"/>
      </w:tblPr>
      <w:tblGrid>
        <w:gridCol w:w="2689"/>
        <w:gridCol w:w="2369"/>
        <w:gridCol w:w="2356"/>
      </w:tblGrid>
      <w:tr w:rsidR="00155C70" w14:paraId="688D24E5" w14:textId="77777777" w:rsidTr="00155C70">
        <w:trPr>
          <w:cnfStyle w:val="100000000000" w:firstRow="1" w:lastRow="0" w:firstColumn="0" w:lastColumn="0" w:oddVBand="0" w:evenVBand="0" w:oddHBand="0" w:evenHBand="0" w:firstRowFirstColumn="0" w:firstRowLastColumn="0" w:lastRowFirstColumn="0" w:lastRowLastColumn="0"/>
          <w:tblHeader/>
        </w:trPr>
        <w:tc>
          <w:tcPr>
            <w:tcW w:w="0" w:type="auto"/>
          </w:tcPr>
          <w:p w14:paraId="688D24E2" w14:textId="77777777" w:rsidR="00155C70" w:rsidRDefault="00D956D4">
            <w:pPr>
              <w:pStyle w:val="Compact"/>
            </w:pPr>
            <w:r>
              <w:t>Characteristic</w:t>
            </w:r>
          </w:p>
        </w:tc>
        <w:tc>
          <w:tcPr>
            <w:tcW w:w="0" w:type="auto"/>
          </w:tcPr>
          <w:p w14:paraId="688D24E3" w14:textId="77777777" w:rsidR="00155C70" w:rsidRDefault="00D956D4">
            <w:pPr>
              <w:pStyle w:val="Compact"/>
              <w:jc w:val="center"/>
            </w:pPr>
            <w:r>
              <w:t>Worker A (id 446841)</w:t>
            </w:r>
          </w:p>
        </w:tc>
        <w:tc>
          <w:tcPr>
            <w:tcW w:w="0" w:type="auto"/>
          </w:tcPr>
          <w:p w14:paraId="688D24E4" w14:textId="77777777" w:rsidR="00155C70" w:rsidRDefault="00D956D4">
            <w:pPr>
              <w:pStyle w:val="Compact"/>
              <w:jc w:val="center"/>
            </w:pPr>
            <w:r>
              <w:t>Worker B (id 404689)</w:t>
            </w:r>
          </w:p>
        </w:tc>
      </w:tr>
      <w:tr w:rsidR="00155C70" w14:paraId="688D24E9" w14:textId="77777777">
        <w:tc>
          <w:tcPr>
            <w:tcW w:w="0" w:type="auto"/>
          </w:tcPr>
          <w:p w14:paraId="688D24E6" w14:textId="77777777" w:rsidR="00155C70" w:rsidRDefault="00D956D4">
            <w:pPr>
              <w:pStyle w:val="Compact"/>
            </w:pPr>
            <w:r>
              <w:t>Year of birth</w:t>
            </w:r>
          </w:p>
        </w:tc>
        <w:tc>
          <w:tcPr>
            <w:tcW w:w="0" w:type="auto"/>
          </w:tcPr>
          <w:p w14:paraId="688D24E7" w14:textId="77777777" w:rsidR="00155C70" w:rsidRDefault="00D956D4">
            <w:pPr>
              <w:pStyle w:val="Compact"/>
              <w:jc w:val="center"/>
            </w:pPr>
            <w:r>
              <w:t>1975</w:t>
            </w:r>
          </w:p>
        </w:tc>
        <w:tc>
          <w:tcPr>
            <w:tcW w:w="0" w:type="auto"/>
          </w:tcPr>
          <w:p w14:paraId="688D24E8" w14:textId="77777777" w:rsidR="00155C70" w:rsidRDefault="00D956D4">
            <w:pPr>
              <w:pStyle w:val="Compact"/>
              <w:jc w:val="center"/>
            </w:pPr>
            <w:r>
              <w:t>1978</w:t>
            </w:r>
          </w:p>
        </w:tc>
      </w:tr>
      <w:tr w:rsidR="00155C70" w14:paraId="688D24ED" w14:textId="77777777">
        <w:tc>
          <w:tcPr>
            <w:tcW w:w="0" w:type="auto"/>
          </w:tcPr>
          <w:p w14:paraId="688D24EA" w14:textId="77777777" w:rsidR="00155C70" w:rsidRDefault="00D956D4">
            <w:pPr>
              <w:pStyle w:val="Compact"/>
            </w:pPr>
            <w:r>
              <w:t>Total observed periods</w:t>
            </w:r>
          </w:p>
        </w:tc>
        <w:tc>
          <w:tcPr>
            <w:tcW w:w="0" w:type="auto"/>
          </w:tcPr>
          <w:p w14:paraId="688D24EB" w14:textId="77777777" w:rsidR="00155C70" w:rsidRDefault="00D956D4">
            <w:pPr>
              <w:pStyle w:val="Compact"/>
              <w:jc w:val="center"/>
            </w:pPr>
            <w:r>
              <w:t>282 months</w:t>
            </w:r>
          </w:p>
        </w:tc>
        <w:tc>
          <w:tcPr>
            <w:tcW w:w="0" w:type="auto"/>
          </w:tcPr>
          <w:p w14:paraId="688D24EC" w14:textId="77777777" w:rsidR="00155C70" w:rsidRDefault="00D956D4">
            <w:pPr>
              <w:pStyle w:val="Compact"/>
              <w:jc w:val="center"/>
            </w:pPr>
            <w:r>
              <w:t>280 months</w:t>
            </w:r>
          </w:p>
        </w:tc>
      </w:tr>
      <w:tr w:rsidR="00155C70" w14:paraId="688D24F1" w14:textId="77777777">
        <w:tc>
          <w:tcPr>
            <w:tcW w:w="0" w:type="auto"/>
          </w:tcPr>
          <w:p w14:paraId="688D24EE" w14:textId="77777777" w:rsidR="00155C70" w:rsidRDefault="00D956D4">
            <w:pPr>
              <w:pStyle w:val="Compact"/>
            </w:pPr>
            <w:r>
              <w:t>Active periods</w:t>
            </w:r>
          </w:p>
        </w:tc>
        <w:tc>
          <w:tcPr>
            <w:tcW w:w="0" w:type="auto"/>
          </w:tcPr>
          <w:p w14:paraId="688D24EF" w14:textId="77777777" w:rsidR="00155C70" w:rsidRDefault="00D956D4">
            <w:pPr>
              <w:pStyle w:val="Compact"/>
              <w:jc w:val="center"/>
            </w:pPr>
            <w:r>
              <w:t>118 months</w:t>
            </w:r>
          </w:p>
        </w:tc>
        <w:tc>
          <w:tcPr>
            <w:tcW w:w="0" w:type="auto"/>
          </w:tcPr>
          <w:p w14:paraId="688D24F0" w14:textId="77777777" w:rsidR="00155C70" w:rsidRDefault="00D956D4">
            <w:pPr>
              <w:pStyle w:val="Compact"/>
              <w:jc w:val="center"/>
            </w:pPr>
            <w:r>
              <w:t>118 months</w:t>
            </w:r>
          </w:p>
        </w:tc>
      </w:tr>
      <w:tr w:rsidR="00155C70" w14:paraId="688D24F5" w14:textId="77777777">
        <w:tc>
          <w:tcPr>
            <w:tcW w:w="0" w:type="auto"/>
          </w:tcPr>
          <w:p w14:paraId="688D24F2" w14:textId="77777777" w:rsidR="00155C70" w:rsidRDefault="00D956D4">
            <w:pPr>
              <w:pStyle w:val="Compact"/>
            </w:pPr>
            <w:r>
              <w:t>Contribution density</w:t>
            </w:r>
          </w:p>
        </w:tc>
        <w:tc>
          <w:tcPr>
            <w:tcW w:w="0" w:type="auto"/>
          </w:tcPr>
          <w:p w14:paraId="688D24F3" w14:textId="77777777" w:rsidR="00155C70" w:rsidRDefault="00D956D4">
            <w:pPr>
              <w:pStyle w:val="Compact"/>
              <w:jc w:val="center"/>
            </w:pPr>
            <w:r>
              <w:t>0.418</w:t>
            </w:r>
          </w:p>
        </w:tc>
        <w:tc>
          <w:tcPr>
            <w:tcW w:w="0" w:type="auto"/>
          </w:tcPr>
          <w:p w14:paraId="688D24F4" w14:textId="77777777" w:rsidR="00155C70" w:rsidRDefault="00D956D4">
            <w:pPr>
              <w:pStyle w:val="Compact"/>
              <w:jc w:val="center"/>
            </w:pPr>
            <w:r>
              <w:t>0.421</w:t>
            </w:r>
          </w:p>
        </w:tc>
      </w:tr>
      <w:tr w:rsidR="00155C70" w14:paraId="688D24F9" w14:textId="77777777">
        <w:tc>
          <w:tcPr>
            <w:tcW w:w="0" w:type="auto"/>
          </w:tcPr>
          <w:p w14:paraId="688D24F6" w14:textId="77777777" w:rsidR="00155C70" w:rsidRDefault="00D956D4">
            <w:pPr>
              <w:pStyle w:val="Compact"/>
            </w:pPr>
            <w:r>
              <w:t>Length of service</w:t>
            </w:r>
          </w:p>
        </w:tc>
        <w:tc>
          <w:tcPr>
            <w:tcW w:w="0" w:type="auto"/>
          </w:tcPr>
          <w:p w14:paraId="688D24F7" w14:textId="77777777" w:rsidR="00155C70" w:rsidRDefault="00D956D4">
            <w:pPr>
              <w:pStyle w:val="Compact"/>
              <w:jc w:val="center"/>
            </w:pPr>
            <w:r>
              <w:t>118 months</w:t>
            </w:r>
          </w:p>
        </w:tc>
        <w:tc>
          <w:tcPr>
            <w:tcW w:w="0" w:type="auto"/>
          </w:tcPr>
          <w:p w14:paraId="688D24F8" w14:textId="77777777" w:rsidR="00155C70" w:rsidRDefault="00D956D4">
            <w:pPr>
              <w:pStyle w:val="Compact"/>
              <w:jc w:val="center"/>
            </w:pPr>
            <w:r>
              <w:t>118 months</w:t>
            </w:r>
          </w:p>
        </w:tc>
      </w:tr>
      <w:tr w:rsidR="00155C70" w14:paraId="688D24FD" w14:textId="77777777">
        <w:tc>
          <w:tcPr>
            <w:tcW w:w="0" w:type="auto"/>
          </w:tcPr>
          <w:p w14:paraId="688D24FA" w14:textId="77777777" w:rsidR="00155C70" w:rsidRDefault="00D956D4">
            <w:pPr>
              <w:pStyle w:val="Compact"/>
            </w:pPr>
            <w:r>
              <w:t>T</w:t>
            </w:r>
            <w:r>
              <w:rPr>
                <w:vertAlign w:val="subscript"/>
              </w:rPr>
              <w:t>1</w:t>
            </w:r>
            <w:r>
              <w:t xml:space="preserve"> (active → inactive)</w:t>
            </w:r>
          </w:p>
        </w:tc>
        <w:tc>
          <w:tcPr>
            <w:tcW w:w="0" w:type="auto"/>
          </w:tcPr>
          <w:p w14:paraId="688D24FB" w14:textId="77777777" w:rsidR="00155C70" w:rsidRDefault="00D956D4">
            <w:pPr>
              <w:pStyle w:val="Compact"/>
              <w:jc w:val="center"/>
            </w:pPr>
            <w:r>
              <w:t>0.042</w:t>
            </w:r>
          </w:p>
        </w:tc>
        <w:tc>
          <w:tcPr>
            <w:tcW w:w="0" w:type="auto"/>
          </w:tcPr>
          <w:p w14:paraId="688D24FC" w14:textId="77777777" w:rsidR="00155C70" w:rsidRDefault="00D956D4">
            <w:pPr>
              <w:pStyle w:val="Compact"/>
              <w:jc w:val="center"/>
            </w:pPr>
            <w:r>
              <w:t>0.161</w:t>
            </w:r>
          </w:p>
        </w:tc>
      </w:tr>
      <w:tr w:rsidR="00155C70" w14:paraId="688D2501" w14:textId="77777777">
        <w:tc>
          <w:tcPr>
            <w:tcW w:w="0" w:type="auto"/>
          </w:tcPr>
          <w:p w14:paraId="688D24FE" w14:textId="77777777" w:rsidR="00155C70" w:rsidRDefault="00D956D4">
            <w:pPr>
              <w:pStyle w:val="Compact"/>
            </w:pPr>
            <w:r>
              <w:t>T</w:t>
            </w:r>
            <w:r>
              <w:rPr>
                <w:vertAlign w:val="subscript"/>
              </w:rPr>
              <w:t>2</w:t>
            </w:r>
            <w:r>
              <w:t xml:space="preserve"> (inactive → active)</w:t>
            </w:r>
          </w:p>
        </w:tc>
        <w:tc>
          <w:tcPr>
            <w:tcW w:w="0" w:type="auto"/>
          </w:tcPr>
          <w:p w14:paraId="688D24FF" w14:textId="77777777" w:rsidR="00155C70" w:rsidRDefault="00D956D4">
            <w:pPr>
              <w:pStyle w:val="Compact"/>
              <w:jc w:val="center"/>
            </w:pPr>
            <w:r>
              <w:t>0.030</w:t>
            </w:r>
          </w:p>
        </w:tc>
        <w:tc>
          <w:tcPr>
            <w:tcW w:w="0" w:type="auto"/>
          </w:tcPr>
          <w:p w14:paraId="688D2500" w14:textId="77777777" w:rsidR="00155C70" w:rsidRDefault="00D956D4">
            <w:pPr>
              <w:pStyle w:val="Compact"/>
              <w:jc w:val="center"/>
            </w:pPr>
            <w:r>
              <w:t>0.117</w:t>
            </w:r>
          </w:p>
        </w:tc>
      </w:tr>
      <w:tr w:rsidR="00155C70" w14:paraId="688D2505" w14:textId="77777777">
        <w:tc>
          <w:tcPr>
            <w:tcW w:w="0" w:type="auto"/>
          </w:tcPr>
          <w:p w14:paraId="688D2502" w14:textId="77777777" w:rsidR="00155C70" w:rsidRDefault="00D956D4">
            <w:pPr>
              <w:pStyle w:val="Compact"/>
            </w:pPr>
            <w:r>
              <w:t>Average active spell</w:t>
            </w:r>
          </w:p>
        </w:tc>
        <w:tc>
          <w:tcPr>
            <w:tcW w:w="0" w:type="auto"/>
          </w:tcPr>
          <w:p w14:paraId="688D2503" w14:textId="77777777" w:rsidR="00155C70" w:rsidRDefault="00D956D4">
            <w:pPr>
              <w:pStyle w:val="Compact"/>
              <w:jc w:val="center"/>
            </w:pPr>
            <w:r>
              <w:t>23.6 months</w:t>
            </w:r>
          </w:p>
        </w:tc>
        <w:tc>
          <w:tcPr>
            <w:tcW w:w="0" w:type="auto"/>
          </w:tcPr>
          <w:p w14:paraId="688D2504" w14:textId="77777777" w:rsidR="00155C70" w:rsidRDefault="00D956D4">
            <w:pPr>
              <w:pStyle w:val="Compact"/>
              <w:jc w:val="center"/>
            </w:pPr>
            <w:r>
              <w:t>6.2 months</w:t>
            </w:r>
          </w:p>
        </w:tc>
      </w:tr>
      <w:tr w:rsidR="00155C70" w14:paraId="688D2509" w14:textId="77777777">
        <w:tc>
          <w:tcPr>
            <w:tcW w:w="0" w:type="auto"/>
          </w:tcPr>
          <w:p w14:paraId="688D2506" w14:textId="77777777" w:rsidR="00155C70" w:rsidRDefault="00D956D4">
            <w:pPr>
              <w:pStyle w:val="Compact"/>
            </w:pPr>
            <w:r>
              <w:t>Average inactive spell</w:t>
            </w:r>
          </w:p>
        </w:tc>
        <w:tc>
          <w:tcPr>
            <w:tcW w:w="0" w:type="auto"/>
          </w:tcPr>
          <w:p w14:paraId="688D2507" w14:textId="77777777" w:rsidR="00155C70" w:rsidRDefault="00D956D4">
            <w:pPr>
              <w:pStyle w:val="Compact"/>
              <w:jc w:val="center"/>
            </w:pPr>
            <w:r>
              <w:t>32.8 months</w:t>
            </w:r>
          </w:p>
        </w:tc>
        <w:tc>
          <w:tcPr>
            <w:tcW w:w="0" w:type="auto"/>
          </w:tcPr>
          <w:p w14:paraId="688D2508" w14:textId="77777777" w:rsidR="00155C70" w:rsidRDefault="00D956D4">
            <w:pPr>
              <w:pStyle w:val="Compact"/>
              <w:jc w:val="center"/>
            </w:pPr>
            <w:r>
              <w:t>8.5 months</w:t>
            </w:r>
          </w:p>
        </w:tc>
      </w:tr>
      <w:tr w:rsidR="00155C70" w14:paraId="688D250D" w14:textId="77777777">
        <w:tc>
          <w:tcPr>
            <w:tcW w:w="0" w:type="auto"/>
          </w:tcPr>
          <w:p w14:paraId="688D250A" w14:textId="77777777" w:rsidR="00155C70" w:rsidRDefault="00D956D4">
            <w:pPr>
              <w:pStyle w:val="Compact"/>
            </w:pPr>
            <w:r>
              <w:t>Number of active spells</w:t>
            </w:r>
          </w:p>
        </w:tc>
        <w:tc>
          <w:tcPr>
            <w:tcW w:w="0" w:type="auto"/>
          </w:tcPr>
          <w:p w14:paraId="688D250B" w14:textId="77777777" w:rsidR="00155C70" w:rsidRDefault="00D956D4">
            <w:pPr>
              <w:pStyle w:val="Compact"/>
              <w:jc w:val="center"/>
            </w:pPr>
            <w:r>
              <w:t>5</w:t>
            </w:r>
          </w:p>
        </w:tc>
        <w:tc>
          <w:tcPr>
            <w:tcW w:w="0" w:type="auto"/>
          </w:tcPr>
          <w:p w14:paraId="688D250C" w14:textId="77777777" w:rsidR="00155C70" w:rsidRDefault="00D956D4">
            <w:pPr>
              <w:pStyle w:val="Compact"/>
              <w:jc w:val="center"/>
            </w:pPr>
            <w:r>
              <w:t>19</w:t>
            </w:r>
          </w:p>
        </w:tc>
      </w:tr>
      <w:tr w:rsidR="00155C70" w14:paraId="688D2511" w14:textId="77777777">
        <w:tc>
          <w:tcPr>
            <w:tcW w:w="0" w:type="auto"/>
          </w:tcPr>
          <w:p w14:paraId="688D250E" w14:textId="77777777" w:rsidR="00155C70" w:rsidRDefault="00D956D4">
            <w:pPr>
              <w:pStyle w:val="Compact"/>
            </w:pPr>
            <w:r>
              <w:t>Number of inactive spells</w:t>
            </w:r>
          </w:p>
        </w:tc>
        <w:tc>
          <w:tcPr>
            <w:tcW w:w="0" w:type="auto"/>
          </w:tcPr>
          <w:p w14:paraId="688D250F" w14:textId="77777777" w:rsidR="00155C70" w:rsidRDefault="00D956D4">
            <w:pPr>
              <w:pStyle w:val="Compact"/>
              <w:jc w:val="center"/>
            </w:pPr>
            <w:r>
              <w:t>5</w:t>
            </w:r>
          </w:p>
        </w:tc>
        <w:tc>
          <w:tcPr>
            <w:tcW w:w="0" w:type="auto"/>
          </w:tcPr>
          <w:p w14:paraId="688D2510" w14:textId="77777777" w:rsidR="00155C70" w:rsidRDefault="00D956D4">
            <w:pPr>
              <w:pStyle w:val="Compact"/>
              <w:jc w:val="center"/>
            </w:pPr>
            <w:r>
              <w:t>19</w:t>
            </w:r>
          </w:p>
        </w:tc>
      </w:tr>
    </w:tbl>
    <w:p w14:paraId="688D2512" w14:textId="77777777" w:rsidR="00155C70" w:rsidRDefault="00D956D4">
      <w:pPr>
        <w:pStyle w:val="BodyText"/>
      </w:pPr>
      <w:r>
        <w:t>Over their first sixty months the two sequences make the difference visible at a glance (A active, I inactive):</w:t>
      </w:r>
    </w:p>
    <w:p w14:paraId="688D2513" w14:textId="77777777" w:rsidR="00155C70" w:rsidRDefault="00D956D4">
      <w:pPr>
        <w:pStyle w:val="SourceCode"/>
      </w:pPr>
      <w:r>
        <w:rPr>
          <w:rStyle w:val="VerbatimChar"/>
        </w:rPr>
        <w:t>Worker A:  AAAAAAAAAAAAAAAAAAAAAAAAAAAAAAAAAAAAAAAAAAAA IIII AAAAAAAAAAAA</w:t>
      </w:r>
      <w:r>
        <w:br/>
      </w:r>
      <w:r>
        <w:rPr>
          <w:rStyle w:val="VerbatimChar"/>
        </w:rPr>
        <w:t>Worker B:  AAAAAA IIIIIIIIIIII AAAAAAAA IIII AAAA II AA II IIAA II AAAAAA II</w:t>
      </w:r>
    </w:p>
    <w:p w14:paraId="688D2514" w14:textId="77777777" w:rsidR="00155C70" w:rsidRDefault="00D956D4">
      <w:pPr>
        <w:pStyle w:val="FirstParagraph"/>
      </w:pPr>
      <w:r>
        <w:lastRenderedPageBreak/>
        <w:t>Both workers arrive at the base year with the same length of service, 118 months, and the same density, 0.42, and a model that uses the density directly cannot tell them apart. Yet their exit rate T</w:t>
      </w:r>
      <w:r>
        <w:rPr>
          <w:vertAlign w:val="subscript"/>
        </w:rPr>
        <w:t>1</w:t>
      </w:r>
      <w:r>
        <w:t xml:space="preserve"> differs by a factor of almost four (0.042 against 0.161) and their re-entry rate T</w:t>
      </w:r>
      <w:r>
        <w:rPr>
          <w:vertAlign w:val="subscript"/>
        </w:rPr>
        <w:t>2</w:t>
      </w:r>
      <w:r>
        <w:t xml:space="preserve"> by a factor of almost five (0.030 against 0.117): the first worker’s long spells make him very unlikely to leave the active state in any given month, while the second worker’s churning means he changes state every six to eight months throughout his career.</w:t>
      </w:r>
    </w:p>
    <w:p w14:paraId="688D2515" w14:textId="77777777" w:rsidR="00155C70" w:rsidRDefault="00D956D4">
      <w:pPr>
        <w:pStyle w:val="BodyText"/>
      </w:pPr>
      <w:commentRangeStart w:id="57"/>
      <w:r>
        <w:t>Going forward, the second worker continues to accumulate service in small fragments. If both maintain the same average density and have the same time left until retirement, they reach the same expected length of service, but the fragmented path produces a far wider range of possible outcomes, which makes the second worker more likely to fall short of the required years of contribution just as he approaches the eligibility threshold.</w:t>
      </w:r>
    </w:p>
    <w:p w14:paraId="688D2516" w14:textId="77777777" w:rsidR="00155C70" w:rsidRDefault="00D956D4">
      <w:pPr>
        <w:pStyle w:val="BodyText"/>
      </w:pPr>
      <w:r>
        <w:t>The model is therefore built on the transition rates T</w:t>
      </w:r>
      <w:r>
        <w:rPr>
          <w:vertAlign w:val="subscript"/>
        </w:rPr>
        <w:t>1</w:t>
      </w:r>
      <w:r>
        <w:t xml:space="preserve"> and T</w:t>
      </w:r>
      <w:r>
        <w:rPr>
          <w:vertAlign w:val="subscript"/>
        </w:rPr>
        <w:t>2</w:t>
      </w:r>
      <w:r>
        <w:t xml:space="preserve"> rather than on the density: the two rates encode the persistence of the active and inactive states, the spell structure that the density discards, from which length of service, eligibility, and benefits follow.</w:t>
      </w:r>
      <w:commentRangeEnd w:id="57"/>
      <w:r w:rsidR="00833DE3">
        <w:rPr>
          <w:rStyle w:val="CommentReference"/>
          <w:sz w:val="24"/>
          <w:szCs w:val="24"/>
        </w:rPr>
        <w:commentReference w:id="57"/>
      </w:r>
    </w:p>
    <w:p w14:paraId="688D2517" w14:textId="77777777" w:rsidR="00155C70" w:rsidRDefault="00D956D4">
      <w:pPr>
        <w:pStyle w:val="Heading2"/>
      </w:pPr>
      <w:bookmarkStart w:id="58" w:name="the-model-a-two-state-transition"/>
      <w:bookmarkEnd w:id="56"/>
      <w:r>
        <w:rPr>
          <w:rStyle w:val="SectionNumber"/>
        </w:rPr>
        <w:t>6.2</w:t>
      </w:r>
      <w:r>
        <w:tab/>
        <w:t xml:space="preserve">The </w:t>
      </w:r>
      <w:commentRangeStart w:id="59"/>
      <w:r>
        <w:t>model: a two-state transition</w:t>
      </w:r>
      <w:commentRangeEnd w:id="59"/>
      <w:r w:rsidR="001408F0">
        <w:rPr>
          <w:rStyle w:val="CommentReference"/>
          <w:sz w:val="28"/>
          <w:szCs w:val="28"/>
        </w:rPr>
        <w:commentReference w:id="59"/>
      </w:r>
    </w:p>
    <w:p w14:paraId="688D2518" w14:textId="77777777" w:rsidR="00155C70" w:rsidRDefault="00D956D4">
      <w:pPr>
        <w:pStyle w:val="FirstParagraph"/>
      </w:pPr>
      <w:r>
        <w:t>In each month a worker is either active or inactive, and the two rates are</w:t>
      </w:r>
    </w:p>
    <w:p w14:paraId="688D2519" w14:textId="77777777" w:rsidR="00155C70" w:rsidRDefault="00D956D4">
      <w:pPr>
        <w:pStyle w:val="BodyText"/>
        <w:jc w:val="center"/>
      </w:pPr>
      <w:r>
        <w:rPr>
          <w:noProof/>
        </w:rPr>
        <w:drawing>
          <wp:inline distT="0" distB="0" distL="0" distR="0" wp14:anchorId="688D263F" wp14:editId="688D2640">
            <wp:extent cx="4389120" cy="23445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eq/d12-1.png"/>
                    <pic:cNvPicPr>
                      <a:picLocks noChangeAspect="1" noChangeArrowheads="1"/>
                    </pic:cNvPicPr>
                  </pic:nvPicPr>
                  <pic:blipFill>
                    <a:blip r:embed="rId23"/>
                    <a:stretch>
                      <a:fillRect/>
                    </a:stretch>
                  </pic:blipFill>
                  <pic:spPr bwMode="auto">
                    <a:xfrm>
                      <a:off x="0" y="0"/>
                      <a:ext cx="4389120" cy="234451"/>
                    </a:xfrm>
                    <a:prstGeom prst="rect">
                      <a:avLst/>
                    </a:prstGeom>
                    <a:noFill/>
                    <a:ln w="9525">
                      <a:noFill/>
                      <a:headEnd/>
                      <a:tailEnd/>
                    </a:ln>
                  </pic:spPr>
                </pic:pic>
              </a:graphicData>
            </a:graphic>
          </wp:inline>
        </w:drawing>
      </w:r>
    </w:p>
    <w:p w14:paraId="688D251A" w14:textId="77777777" w:rsidR="00155C70" w:rsidRDefault="00D956D4">
      <w:pPr>
        <w:pStyle w:val="BodyText"/>
      </w:pPr>
      <w:r>
        <w:t xml:space="preserve">the probability of leaving the active state and the probability of returning to it. Each is modeled in discrete time with the </w:t>
      </w:r>
      <w:commentRangeStart w:id="60"/>
      <w:r>
        <w:t>complementary log-log (cloglog) link,</w:t>
      </w:r>
      <w:commentRangeEnd w:id="60"/>
      <w:r w:rsidR="00181109">
        <w:rPr>
          <w:rStyle w:val="CommentReference"/>
          <w:sz w:val="24"/>
          <w:szCs w:val="24"/>
        </w:rPr>
        <w:commentReference w:id="60"/>
      </w:r>
    </w:p>
    <w:p w14:paraId="688D251B" w14:textId="77777777" w:rsidR="00155C70" w:rsidRDefault="00D956D4">
      <w:pPr>
        <w:pStyle w:val="BodyText"/>
        <w:jc w:val="center"/>
      </w:pPr>
      <w:r>
        <w:rPr>
          <w:noProof/>
        </w:rPr>
        <w:drawing>
          <wp:inline distT="0" distB="0" distL="0" distR="0" wp14:anchorId="688D2641" wp14:editId="688D2642">
            <wp:extent cx="3675887" cy="246683"/>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eq/d13-1.png"/>
                    <pic:cNvPicPr>
                      <a:picLocks noChangeAspect="1" noChangeArrowheads="1"/>
                    </pic:cNvPicPr>
                  </pic:nvPicPr>
                  <pic:blipFill>
                    <a:blip r:embed="rId24"/>
                    <a:stretch>
                      <a:fillRect/>
                    </a:stretch>
                  </pic:blipFill>
                  <pic:spPr bwMode="auto">
                    <a:xfrm>
                      <a:off x="0" y="0"/>
                      <a:ext cx="3675887" cy="246683"/>
                    </a:xfrm>
                    <a:prstGeom prst="rect">
                      <a:avLst/>
                    </a:prstGeom>
                    <a:noFill/>
                    <a:ln w="9525">
                      <a:noFill/>
                      <a:headEnd/>
                      <a:tailEnd/>
                    </a:ln>
                  </pic:spPr>
                </pic:pic>
              </a:graphicData>
            </a:graphic>
          </wp:inline>
        </w:drawing>
      </w:r>
    </w:p>
    <w:p w14:paraId="688D251C" w14:textId="77777777" w:rsidR="00155C70" w:rsidRDefault="00D956D4">
      <w:pPr>
        <w:pStyle w:val="BodyText"/>
      </w:pPr>
      <w:r>
        <w:t xml:space="preserve">which maps a linear index η to a probability in (0,1), </w:t>
      </w:r>
      <w:commentRangeStart w:id="61"/>
      <w:r>
        <w:t>as a monthly rate requires</w:t>
      </w:r>
      <w:commentRangeEnd w:id="61"/>
      <w:r w:rsidR="00750568">
        <w:rPr>
          <w:rStyle w:val="CommentReference"/>
          <w:sz w:val="24"/>
          <w:szCs w:val="24"/>
        </w:rPr>
        <w:commentReference w:id="61"/>
      </w:r>
      <w:r>
        <w:t>, and is the discrete-time form of a process with a constant underlying rate within the month.</w:t>
      </w:r>
    </w:p>
    <w:p w14:paraId="688D251D" w14:textId="77777777" w:rsidR="00155C70" w:rsidRDefault="00D956D4">
      <w:pPr>
        <w:pStyle w:val="BodyText"/>
      </w:pPr>
      <w:r>
        <w:t xml:space="preserve">The exit rate is specified, on the </w:t>
      </w:r>
      <w:del w:id="62" w:author="Duncan MacDonald" w:date="2026-06-22T14:28:00Z" w16du:dateUtc="2026-06-22T18:28:00Z">
        <w:r w:rsidDel="003C45B5">
          <w:delText>worker-</w:delText>
        </w:r>
      </w:del>
      <w:r>
        <w:t>months in which the worker is active, by</w:t>
      </w:r>
    </w:p>
    <w:p w14:paraId="688D251E" w14:textId="77777777" w:rsidR="00155C70" w:rsidRDefault="00D956D4">
      <w:pPr>
        <w:pStyle w:val="BodyText"/>
        <w:jc w:val="center"/>
      </w:pPr>
      <w:r>
        <w:rPr>
          <w:noProof/>
        </w:rPr>
        <w:drawing>
          <wp:inline distT="0" distB="0" distL="0" distR="0" wp14:anchorId="688D2643" wp14:editId="688D2644">
            <wp:extent cx="5334000" cy="231467"/>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eq/d14-1.png"/>
                    <pic:cNvPicPr>
                      <a:picLocks noChangeAspect="1" noChangeArrowheads="1"/>
                    </pic:cNvPicPr>
                  </pic:nvPicPr>
                  <pic:blipFill>
                    <a:blip r:embed="rId25"/>
                    <a:stretch>
                      <a:fillRect/>
                    </a:stretch>
                  </pic:blipFill>
                  <pic:spPr bwMode="auto">
                    <a:xfrm>
                      <a:off x="0" y="0"/>
                      <a:ext cx="5334000" cy="231467"/>
                    </a:xfrm>
                    <a:prstGeom prst="rect">
                      <a:avLst/>
                    </a:prstGeom>
                    <a:noFill/>
                    <a:ln w="9525">
                      <a:noFill/>
                      <a:headEnd/>
                      <a:tailEnd/>
                    </a:ln>
                  </pic:spPr>
                </pic:pic>
              </a:graphicData>
            </a:graphic>
          </wp:inline>
        </w:drawing>
      </w:r>
    </w:p>
    <w:p w14:paraId="688D251F" w14:textId="77777777" w:rsidR="00155C70" w:rsidRDefault="00D956D4">
      <w:pPr>
        <w:pStyle w:val="BodyText"/>
      </w:pPr>
      <w:commentRangeStart w:id="63"/>
      <w:r>
        <w:t>and the re-entry rate, on the worker-months in which the worker is inactive, by the same terms plus the worker’s accumulated contribution density,</w:t>
      </w:r>
      <w:commentRangeEnd w:id="63"/>
      <w:r w:rsidR="00F860B9">
        <w:rPr>
          <w:rStyle w:val="CommentReference"/>
          <w:sz w:val="24"/>
          <w:szCs w:val="24"/>
        </w:rPr>
        <w:commentReference w:id="63"/>
      </w:r>
    </w:p>
    <w:p w14:paraId="688D2520" w14:textId="77777777" w:rsidR="00155C70" w:rsidRDefault="00D956D4">
      <w:pPr>
        <w:pStyle w:val="BodyText"/>
        <w:jc w:val="center"/>
      </w:pPr>
      <w:r>
        <w:rPr>
          <w:noProof/>
        </w:rPr>
        <w:drawing>
          <wp:inline distT="0" distB="0" distL="0" distR="0" wp14:anchorId="688D2645" wp14:editId="688D2646">
            <wp:extent cx="5334000" cy="202346"/>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eq/d15-1.png"/>
                    <pic:cNvPicPr>
                      <a:picLocks noChangeAspect="1" noChangeArrowheads="1"/>
                    </pic:cNvPicPr>
                  </pic:nvPicPr>
                  <pic:blipFill>
                    <a:blip r:embed="rId26"/>
                    <a:stretch>
                      <a:fillRect/>
                    </a:stretch>
                  </pic:blipFill>
                  <pic:spPr bwMode="auto">
                    <a:xfrm>
                      <a:off x="0" y="0"/>
                      <a:ext cx="5334000" cy="202346"/>
                    </a:xfrm>
                    <a:prstGeom prst="rect">
                      <a:avLst/>
                    </a:prstGeom>
                    <a:noFill/>
                    <a:ln w="9525">
                      <a:noFill/>
                      <a:headEnd/>
                      <a:tailEnd/>
                    </a:ln>
                  </pic:spPr>
                </pic:pic>
              </a:graphicData>
            </a:graphic>
          </wp:inline>
        </w:drawing>
      </w:r>
    </w:p>
    <w:p w14:paraId="688D2521" w14:textId="77777777" w:rsidR="00155C70" w:rsidRDefault="00D956D4">
      <w:pPr>
        <w:pStyle w:val="BodyText"/>
      </w:pPr>
      <w:r>
        <w:t>Here the contribution density CD = los/loa is the same density introduced in Section 6.1, the share of contributory months, written now as length of service over length of affiliation. The term f(s,d) is the interaction of spell length with wage decile, which lets the dependence on elapsed duration differ across the wage distribution, and it is the device through which the rates carry the spell structure that motivated them. The covariates are</w:t>
      </w:r>
    </w:p>
    <w:p w14:paraId="688D2522" w14:textId="77777777" w:rsidR="00155C70" w:rsidRDefault="00D956D4">
      <w:pPr>
        <w:pStyle w:val="BodyText"/>
        <w:jc w:val="center"/>
      </w:pPr>
      <w:r>
        <w:rPr>
          <w:noProof/>
        </w:rPr>
        <w:drawing>
          <wp:inline distT="0" distB="0" distL="0" distR="0" wp14:anchorId="688D2647" wp14:editId="688D2648">
            <wp:extent cx="5334000" cy="283055"/>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eq/d16-1.png"/>
                    <pic:cNvPicPr>
                      <a:picLocks noChangeAspect="1" noChangeArrowheads="1"/>
                    </pic:cNvPicPr>
                  </pic:nvPicPr>
                  <pic:blipFill>
                    <a:blip r:embed="rId27"/>
                    <a:stretch>
                      <a:fillRect/>
                    </a:stretch>
                  </pic:blipFill>
                  <pic:spPr bwMode="auto">
                    <a:xfrm>
                      <a:off x="0" y="0"/>
                      <a:ext cx="5334000" cy="283055"/>
                    </a:xfrm>
                    <a:prstGeom prst="rect">
                      <a:avLst/>
                    </a:prstGeom>
                    <a:noFill/>
                    <a:ln w="9525">
                      <a:noFill/>
                      <a:headEnd/>
                      <a:tailEnd/>
                    </a:ln>
                  </pic:spPr>
                </pic:pic>
              </a:graphicData>
            </a:graphic>
          </wp:inline>
        </w:drawing>
      </w:r>
    </w:p>
    <w:p w14:paraId="688D2523" w14:textId="77777777" w:rsidR="00155C70" w:rsidRDefault="00D956D4">
      <w:pPr>
        <w:pStyle w:val="BodyText"/>
        <w:jc w:val="center"/>
      </w:pPr>
      <w:r>
        <w:rPr>
          <w:noProof/>
        </w:rPr>
        <w:drawing>
          <wp:inline distT="0" distB="0" distL="0" distR="0" wp14:anchorId="688D2649" wp14:editId="688D264A">
            <wp:extent cx="5334000" cy="227041"/>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eq/d17-1.png"/>
                    <pic:cNvPicPr>
                      <a:picLocks noChangeAspect="1" noChangeArrowheads="1"/>
                    </pic:cNvPicPr>
                  </pic:nvPicPr>
                  <pic:blipFill>
                    <a:blip r:embed="rId28"/>
                    <a:stretch>
                      <a:fillRect/>
                    </a:stretch>
                  </pic:blipFill>
                  <pic:spPr bwMode="auto">
                    <a:xfrm>
                      <a:off x="0" y="0"/>
                      <a:ext cx="5334000" cy="227041"/>
                    </a:xfrm>
                    <a:prstGeom prst="rect">
                      <a:avLst/>
                    </a:prstGeom>
                    <a:noFill/>
                    <a:ln w="9525">
                      <a:noFill/>
                      <a:headEnd/>
                      <a:tailEnd/>
                    </a:ln>
                  </pic:spPr>
                </pic:pic>
              </a:graphicData>
            </a:graphic>
          </wp:inline>
        </w:drawing>
      </w:r>
    </w:p>
    <w:p w14:paraId="688D2524" w14:textId="77777777" w:rsidR="00155C70" w:rsidRDefault="00D956D4">
      <w:pPr>
        <w:pStyle w:val="BodyText"/>
      </w:pPr>
      <w:r>
        <w:lastRenderedPageBreak/>
        <w:t xml:space="preserve">where los is length of service, loa is length of affiliation, MCP the minimum contributory period in months, R the retirement age, and </w:t>
      </w:r>
      <w:r>
        <w:rPr>
          <w:noProof/>
        </w:rPr>
        <w:drawing>
          <wp:inline distT="0" distB="0" distL="0" distR="0" wp14:anchorId="688D264B" wp14:editId="688D264C">
            <wp:extent cx="329184" cy="174452"/>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eq/i0-1.png"/>
                    <pic:cNvPicPr>
                      <a:picLocks noChangeAspect="1" noChangeArrowheads="1"/>
                    </pic:cNvPicPr>
                  </pic:nvPicPr>
                  <pic:blipFill>
                    <a:blip r:embed="rId29"/>
                    <a:stretch>
                      <a:fillRect/>
                    </a:stretch>
                  </pic:blipFill>
                  <pic:spPr bwMode="auto">
                    <a:xfrm>
                      <a:off x="0" y="0"/>
                      <a:ext cx="329184" cy="174452"/>
                    </a:xfrm>
                    <a:prstGeom prst="rect">
                      <a:avLst/>
                    </a:prstGeom>
                    <a:noFill/>
                    <a:ln w="9525">
                      <a:noFill/>
                      <a:headEnd/>
                      <a:tailEnd/>
                    </a:ln>
                  </pic:spPr>
                </pic:pic>
              </a:graphicData>
            </a:graphic>
          </wp:inline>
        </w:drawing>
      </w:r>
      <w:r>
        <w:t xml:space="preserve"> the earliest retirement age. The two indicators encode the pension rules: </w:t>
      </w:r>
      <w:r>
        <w:rPr>
          <w:noProof/>
        </w:rPr>
        <w:drawing>
          <wp:inline distT="0" distB="0" distL="0" distR="0" wp14:anchorId="688D264D" wp14:editId="688D264E">
            <wp:extent cx="822960" cy="185434"/>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eq/i1-1.png"/>
                    <pic:cNvPicPr>
                      <a:picLocks noChangeAspect="1" noChangeArrowheads="1"/>
                    </pic:cNvPicPr>
                  </pic:nvPicPr>
                  <pic:blipFill>
                    <a:blip r:embed="rId30"/>
                    <a:stretch>
                      <a:fillRect/>
                    </a:stretch>
                  </pic:blipFill>
                  <pic:spPr bwMode="auto">
                    <a:xfrm>
                      <a:off x="0" y="0"/>
                      <a:ext cx="822960" cy="185434"/>
                    </a:xfrm>
                    <a:prstGeom prst="rect">
                      <a:avLst/>
                    </a:prstGeom>
                    <a:noFill/>
                    <a:ln w="9525">
                      <a:noFill/>
                      <a:headEnd/>
                      <a:tailEnd/>
                    </a:ln>
                  </pic:spPr>
                </pic:pic>
              </a:graphicData>
            </a:graphic>
          </wp:inline>
        </w:drawing>
      </w:r>
      <w:r>
        <w:t xml:space="preserve"> marks workers who have reached the earliest retirement age, and nohope marks workers whose remaining contribution requirement has overtaken the time left until retirement age.</w:t>
      </w:r>
    </w:p>
    <w:p w14:paraId="688D2525" w14:textId="77777777" w:rsidR="00155C70" w:rsidRDefault="00D956D4">
      <w:pPr>
        <w:pStyle w:val="BodyText"/>
      </w:pPr>
      <w:r>
        <w:t>This single specification is what the model uses in every data environment, not the richest alone: the equations above give the functional form of the rates everywhere. What changes is how that form is connected to data. Where individual transitions are observed, in a rich or a short panel, it is fit to them directly by maximum likelihood. Where they are not, in a single cross-section or in aggregates, the rates are first recovered by other means and the same form is used only to smooth them across cells. S</w:t>
      </w:r>
      <w:r>
        <w:t>o what changes as the data become scarcer is the way the coefficients are obtained, never the specification itself, and the two rates are always estimated independently of one another; the next section sets this out. The covariates losgap and nohope measure the worker’s proximity to eligibility, and the case for them in place of age alone is set out in Section 6.4.</w:t>
      </w:r>
    </w:p>
    <w:p w14:paraId="688D2526" w14:textId="77777777" w:rsidR="00155C70" w:rsidRDefault="00D956D4">
      <w:pPr>
        <w:pStyle w:val="Heading2"/>
      </w:pPr>
      <w:bookmarkStart w:id="64" w:name="t1-and-t2-across-data-environments"/>
      <w:bookmarkEnd w:id="58"/>
      <w:r>
        <w:rPr>
          <w:rStyle w:val="SectionNumber"/>
        </w:rPr>
        <w:t>6.3</w:t>
      </w:r>
      <w:r>
        <w:tab/>
        <w:t>T</w:t>
      </w:r>
      <w:r>
        <w:rPr>
          <w:vertAlign w:val="subscript"/>
        </w:rPr>
        <w:t>1</w:t>
      </w:r>
      <w:r>
        <w:t xml:space="preserve"> and T</w:t>
      </w:r>
      <w:r>
        <w:rPr>
          <w:vertAlign w:val="subscript"/>
        </w:rPr>
        <w:t>2</w:t>
      </w:r>
      <w:r>
        <w:t xml:space="preserve"> across data environments</w:t>
      </w:r>
    </w:p>
    <w:p w14:paraId="688D2527" w14:textId="77777777" w:rsidR="00155C70" w:rsidRDefault="00D956D4">
      <w:pPr>
        <w:pStyle w:val="FirstParagraph"/>
      </w:pPr>
      <w:r>
        <w:t>How T</w:t>
      </w:r>
      <w:r>
        <w:rPr>
          <w:vertAlign w:val="subscript"/>
        </w:rPr>
        <w:t>1</w:t>
      </w:r>
      <w:r>
        <w:t xml:space="preserve"> and T</w:t>
      </w:r>
      <w:r>
        <w:rPr>
          <w:vertAlign w:val="subscript"/>
        </w:rPr>
        <w:t>2</w:t>
      </w:r>
      <w:r>
        <w:t xml:space="preserve"> are obtained depends entirely on the data at hand; how they are used, once obtained, does not. Figure 1 sets this out: four data environments, each with its own estimation route, all converging on the same pair of rates, which then feeds one engine.</w:t>
      </w:r>
    </w:p>
    <w:p w14:paraId="688D2528" w14:textId="77777777" w:rsidR="00155C70" w:rsidRDefault="00D956D4">
      <w:pPr>
        <w:pStyle w:val="CaptionedFigure"/>
        <w:jc w:val="center"/>
      </w:pPr>
      <w:commentRangeStart w:id="65"/>
      <w:r>
        <w:rPr>
          <w:noProof/>
        </w:rPr>
        <w:drawing>
          <wp:inline distT="0" distB="0" distL="0" distR="0" wp14:anchorId="688D264F" wp14:editId="688D2650">
            <wp:extent cx="5334000" cy="2490002"/>
            <wp:effectExtent l="0" t="0" r="0" b="0"/>
            <wp:docPr id="92" name="Picture" descr="Figure 1. T1 and T2 are estimated by a different route in each data environment, but the routes converge on the same pair of rates, which then enters a single projection engine that is identical in every environment."/>
            <wp:cNvGraphicFramePr/>
            <a:graphic xmlns:a="http://schemas.openxmlformats.org/drawingml/2006/main">
              <a:graphicData uri="http://schemas.openxmlformats.org/drawingml/2006/picture">
                <pic:pic xmlns:pic="http://schemas.openxmlformats.org/drawingml/2006/picture">
                  <pic:nvPicPr>
                    <pic:cNvPr id="93" name="Picture" descr="t1t2_schematic.png"/>
                    <pic:cNvPicPr>
                      <a:picLocks noChangeAspect="1" noChangeArrowheads="1"/>
                    </pic:cNvPicPr>
                  </pic:nvPicPr>
                  <pic:blipFill>
                    <a:blip r:embed="rId31"/>
                    <a:stretch>
                      <a:fillRect/>
                    </a:stretch>
                  </pic:blipFill>
                  <pic:spPr bwMode="auto">
                    <a:xfrm>
                      <a:off x="0" y="0"/>
                      <a:ext cx="5334000" cy="2490002"/>
                    </a:xfrm>
                    <a:prstGeom prst="rect">
                      <a:avLst/>
                    </a:prstGeom>
                    <a:noFill/>
                    <a:ln w="9525">
                      <a:noFill/>
                      <a:headEnd/>
                      <a:tailEnd/>
                    </a:ln>
                  </pic:spPr>
                </pic:pic>
              </a:graphicData>
            </a:graphic>
          </wp:inline>
        </w:drawing>
      </w:r>
      <w:commentRangeEnd w:id="65"/>
      <w:r w:rsidR="00D21BBD">
        <w:rPr>
          <w:rStyle w:val="CommentReference"/>
          <w:sz w:val="24"/>
          <w:szCs w:val="24"/>
        </w:rPr>
        <w:commentReference w:id="65"/>
      </w:r>
    </w:p>
    <w:p w14:paraId="688D2529" w14:textId="77777777" w:rsidR="00155C70" w:rsidRDefault="00D956D4">
      <w:pPr>
        <w:pStyle w:val="ImageCaption"/>
      </w:pPr>
      <w:r>
        <w:t>Figure 1. T</w:t>
      </w:r>
      <w:r>
        <w:rPr>
          <w:vertAlign w:val="subscript"/>
        </w:rPr>
        <w:t>1</w:t>
      </w:r>
      <w:r>
        <w:t xml:space="preserve"> and T</w:t>
      </w:r>
      <w:r>
        <w:rPr>
          <w:vertAlign w:val="subscript"/>
        </w:rPr>
        <w:t>2</w:t>
      </w:r>
      <w:r>
        <w:t xml:space="preserve"> are estimated by a different route in each data environment, but the routes converge on the same pair of rates, which then enters a single projection engine that is identical in every environment.</w:t>
      </w:r>
    </w:p>
    <w:p w14:paraId="688D252A" w14:textId="77777777" w:rsidR="00155C70" w:rsidRDefault="00D956D4">
      <w:pPr>
        <w:pStyle w:val="BodyText"/>
      </w:pPr>
      <w:r>
        <w:t>The specification of Section 6.2 is fixed; what changes is the route to its coefficients. All four routes aim at the same target, the monthly transition rates T</w:t>
      </w:r>
      <w:r>
        <w:rPr>
          <w:vertAlign w:val="subscript"/>
        </w:rPr>
        <w:t>1</w:t>
      </w:r>
      <w:r>
        <w:t xml:space="preserve"> and T</w:t>
      </w:r>
      <w:r>
        <w:rPr>
          <w:vertAlign w:val="subscript"/>
        </w:rPr>
        <w:t>2</w:t>
      </w:r>
      <w:r>
        <w:t xml:space="preserve">, and they differ only in how much of the underlying transition behavior the data let them see. As the data thin, the route moves from estimating the rates on observed transitions, to proxying the pieces that are missing, to recovering them from an equilibrium identity, to synthesizing the population they are computed on. In every case the coefficients are estimated once, on the historical sample, saved, </w:t>
      </w:r>
      <w:r>
        <w:lastRenderedPageBreak/>
        <w:t xml:space="preserve">and reused unchanged in the projection; the route turns on one question, whether individual transitions </w:t>
      </w:r>
      <w:r>
        <w:t>are observed, and then on how much else remains. (The rates are not the only input that adapts to the data; the base-year population, the beneficiary database, and the affiliation rates do too, as Section 1 sets out. They are the hardest, and these four routes are the subject of this section.)</w:t>
      </w:r>
    </w:p>
    <w:p w14:paraId="688D252B" w14:textId="77777777" w:rsidR="00155C70" w:rsidRDefault="00D956D4">
      <w:pPr>
        <w:numPr>
          <w:ilvl w:val="0"/>
          <w:numId w:val="10"/>
        </w:numPr>
      </w:pPr>
      <w:r>
        <w:rPr>
          <w:b/>
          <w:bCs/>
        </w:rPr>
        <w:t>Rich: a full monthly panel.</w:t>
      </w:r>
      <w:r>
        <w:t xml:space="preserve"> Every worker-month records whether the worker contributed, so the two transitions are observed directly: an active month followed by an inactive month is an exit and identifies T</w:t>
      </w:r>
      <w:r>
        <w:rPr>
          <w:vertAlign w:val="subscript"/>
        </w:rPr>
        <w:t>1</w:t>
      </w:r>
      <w:r>
        <w:t>, and an inactive month followed by an active month is an entry and identifies T</w:t>
      </w:r>
      <w:r>
        <w:rPr>
          <w:vertAlign w:val="subscript"/>
        </w:rPr>
        <w:t>2</w:t>
      </w:r>
      <w:r>
        <w:t>. Spell length is the true elapsed number of months in the current state. The two rates are fit by maximum likelihood under the cloglog specification of Section 6.2, cloglog(T</w:t>
      </w:r>
      <w:r>
        <w:rPr>
          <w:vertAlign w:val="subscript"/>
        </w:rPr>
        <w:t>1</w:t>
      </w:r>
      <w:r>
        <w:t>) on the active worker-months and cloglog(T</w:t>
      </w:r>
      <w:r>
        <w:rPr>
          <w:vertAlign w:val="subscript"/>
        </w:rPr>
        <w:t>2</w:t>
      </w:r>
      <w:r>
        <w:t>) on the inactive worker-months</w:t>
      </w:r>
      <w:r>
        <w:t xml:space="preserve">, with standard errors clustered by worker since each worker contributes many correlated observations; the coefficients are saved and reused in the projection by evaluating the same model at each worker’s current covariates, never re-estimated. </w:t>
      </w:r>
      <w:commentRangeStart w:id="66"/>
      <w:r>
        <w:t>One correction is needed: the next state is the one-month lead of the contribution decile, which is missing at each worker’s final observation, and because a missing value compares as greater than zero, that final month reads as contributing next month, counting an i</w:t>
      </w:r>
      <w:r>
        <w:t>nactive final month as a spurious entry and biasing T</w:t>
      </w:r>
      <w:r>
        <w:rPr>
          <w:vertAlign w:val="subscript"/>
        </w:rPr>
        <w:t>2</w:t>
      </w:r>
      <w:r>
        <w:t xml:space="preserve"> upward</w:t>
      </w:r>
      <w:commentRangeEnd w:id="66"/>
      <w:r w:rsidR="00F400F3">
        <w:rPr>
          <w:rStyle w:val="CommentReference"/>
          <w:sz w:val="24"/>
          <w:szCs w:val="24"/>
        </w:rPr>
        <w:commentReference w:id="66"/>
      </w:r>
      <w:r>
        <w:t>; setting the transition indicators to missing at each worker’s last observation removes it. This is the environment documented in full here, with Mexico as the pilot.</w:t>
      </w:r>
    </w:p>
    <w:p w14:paraId="688D252C" w14:textId="65FF8D77" w:rsidR="00155C70" w:rsidRDefault="00D956D4">
      <w:pPr>
        <w:numPr>
          <w:ilvl w:val="0"/>
          <w:numId w:val="10"/>
        </w:numPr>
      </w:pPr>
      <w:r>
        <w:rPr>
          <w:b/>
          <w:bCs/>
        </w:rPr>
        <w:t xml:space="preserve">Low: transitions observed, </w:t>
      </w:r>
      <w:ins w:id="67" w:author="Duncan MacDonald" w:date="2026-06-22T14:54:00Z" w16du:dateUtc="2026-06-22T18:54:00Z">
        <w:r w:rsidR="00F51820">
          <w:rPr>
            <w:b/>
            <w:bCs/>
          </w:rPr>
          <w:t xml:space="preserve">not always possible to reconstruct </w:t>
        </w:r>
      </w:ins>
      <w:r>
        <w:rPr>
          <w:b/>
          <w:bCs/>
        </w:rPr>
        <w:t>spells</w:t>
      </w:r>
      <w:del w:id="68" w:author="Duncan MacDonald" w:date="2026-06-22T14:54:00Z" w16du:dateUtc="2026-06-22T18:54:00Z">
        <w:r w:rsidDel="00961922">
          <w:rPr>
            <w:b/>
            <w:bCs/>
          </w:rPr>
          <w:delText xml:space="preserve"> </w:delText>
        </w:r>
      </w:del>
      <w:del w:id="69" w:author="Duncan MacDonald" w:date="2026-06-22T14:55:00Z" w16du:dateUtc="2026-06-22T18:55:00Z">
        <w:r w:rsidDel="00961922">
          <w:rPr>
            <w:b/>
            <w:bCs/>
          </w:rPr>
          <w:delText>not always reconstructable</w:delText>
        </w:r>
      </w:del>
      <w:r>
        <w:rPr>
          <w:b/>
          <w:bCs/>
        </w:rPr>
        <w:t>.</w:t>
      </w:r>
      <w:r>
        <w:t xml:space="preserve"> A short or interrupted panel still shows the transitions, so T</w:t>
      </w:r>
      <w:r>
        <w:rPr>
          <w:vertAlign w:val="subscript"/>
        </w:rPr>
        <w:t>1</w:t>
      </w:r>
      <w:r>
        <w:t xml:space="preserve"> and T</w:t>
      </w:r>
      <w:r>
        <w:rPr>
          <w:vertAlign w:val="subscript"/>
        </w:rPr>
        <w:t>2</w:t>
      </w:r>
      <w:r>
        <w:t xml:space="preserve"> are estimated exactly as in the rich case. What cannot always be recovered is the elapsed spell length, since the record may not reach back to the start of the worker’s current state; it is proxied by accumulated exposure, the length of service standing in for time spent active and the gap between length of affiliation and length of service for time spent inactive,</w:t>
      </w:r>
    </w:p>
    <w:p w14:paraId="688D252D" w14:textId="77777777" w:rsidR="00155C70" w:rsidRDefault="00D956D4">
      <w:pPr>
        <w:pStyle w:val="FirstParagraph"/>
        <w:jc w:val="center"/>
      </w:pPr>
      <w:r>
        <w:rPr>
          <w:noProof/>
        </w:rPr>
        <w:drawing>
          <wp:inline distT="0" distB="0" distL="0" distR="0" wp14:anchorId="688D2651" wp14:editId="688D2652">
            <wp:extent cx="2496312" cy="227353"/>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eq/d18-1.png"/>
                    <pic:cNvPicPr>
                      <a:picLocks noChangeAspect="1" noChangeArrowheads="1"/>
                    </pic:cNvPicPr>
                  </pic:nvPicPr>
                  <pic:blipFill>
                    <a:blip r:embed="rId32"/>
                    <a:stretch>
                      <a:fillRect/>
                    </a:stretch>
                  </pic:blipFill>
                  <pic:spPr bwMode="auto">
                    <a:xfrm>
                      <a:off x="0" y="0"/>
                      <a:ext cx="2496312" cy="227353"/>
                    </a:xfrm>
                    <a:prstGeom prst="rect">
                      <a:avLst/>
                    </a:prstGeom>
                    <a:noFill/>
                    <a:ln w="9525">
                      <a:noFill/>
                      <a:headEnd/>
                      <a:tailEnd/>
                    </a:ln>
                  </pic:spPr>
                </pic:pic>
              </a:graphicData>
            </a:graphic>
          </wp:inline>
        </w:drawing>
      </w:r>
    </w:p>
    <w:p w14:paraId="688D252E" w14:textId="77777777" w:rsidR="00155C70" w:rsidRDefault="00D956D4">
      <w:pPr>
        <w:numPr>
          <w:ilvl w:val="0"/>
          <w:numId w:val="11"/>
        </w:numPr>
      </w:pPr>
      <w:r>
        <w:rPr>
          <w:b/>
          <w:bCs/>
        </w:rPr>
        <w:t>Very low: one year of contribution counts.</w:t>
      </w:r>
      <w:r>
        <w:t xml:space="preserve"> The panel is gone: the data give only the number of months each worker contributed in a single year (the within-year count dens), so no transition is ever seen. The rates are recovered in four steps.</w:t>
      </w:r>
    </w:p>
    <w:p w14:paraId="688D252F" w14:textId="77777777" w:rsidR="00155C70" w:rsidRDefault="00D956D4">
      <w:pPr>
        <w:numPr>
          <w:ilvl w:val="0"/>
          <w:numId w:val="11"/>
        </w:numPr>
      </w:pPr>
      <w:r>
        <w:rPr>
          <w:i/>
          <w:iCs/>
        </w:rPr>
        <w:t>Infer that a transition happened.</w:t>
      </w:r>
      <w:r>
        <w:t xml:space="preserve"> A worker who contributed in some but not all twelve months must have changed state at least once during the year, whereas a full or empty year carries no such evidence,</w:t>
      </w:r>
    </w:p>
    <w:p w14:paraId="688D2530" w14:textId="77777777" w:rsidR="00155C70" w:rsidRDefault="00D956D4">
      <w:pPr>
        <w:pStyle w:val="FirstParagraph"/>
        <w:jc w:val="center"/>
      </w:pPr>
      <w:r>
        <w:rPr>
          <w:noProof/>
        </w:rPr>
        <w:drawing>
          <wp:inline distT="0" distB="0" distL="0" distR="0" wp14:anchorId="688D2653" wp14:editId="688D2654">
            <wp:extent cx="2862072" cy="242187"/>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eq/d19-1.png"/>
                    <pic:cNvPicPr>
                      <a:picLocks noChangeAspect="1" noChangeArrowheads="1"/>
                    </pic:cNvPicPr>
                  </pic:nvPicPr>
                  <pic:blipFill>
                    <a:blip r:embed="rId33"/>
                    <a:stretch>
                      <a:fillRect/>
                    </a:stretch>
                  </pic:blipFill>
                  <pic:spPr bwMode="auto">
                    <a:xfrm>
                      <a:off x="0" y="0"/>
                      <a:ext cx="2862072" cy="242187"/>
                    </a:xfrm>
                    <a:prstGeom prst="rect">
                      <a:avLst/>
                    </a:prstGeom>
                    <a:noFill/>
                    <a:ln w="9525">
                      <a:noFill/>
                      <a:headEnd/>
                      <a:tailEnd/>
                    </a:ln>
                  </pic:spPr>
                </pic:pic>
              </a:graphicData>
            </a:graphic>
          </wp:inline>
        </w:drawing>
      </w:r>
    </w:p>
    <w:p w14:paraId="688D2531" w14:textId="77777777" w:rsidR="00155C70" w:rsidRDefault="00D956D4">
      <w:pPr>
        <w:pStyle w:val="Compact"/>
        <w:numPr>
          <w:ilvl w:val="0"/>
          <w:numId w:val="12"/>
        </w:numPr>
      </w:pPr>
      <w:r>
        <w:rPr>
          <w:i/>
          <w:iCs/>
        </w:rPr>
        <w:t>Form the exit rate as a moment.</w:t>
      </w:r>
      <w:r>
        <w:t xml:space="preserve"> Within each cell c, a single decile-gender-age group, the exit rate is the count of workers who transitioned over the total months worked in the cell, the average number of exits per active month and the discrete-time counterpart of what the rich data would estimate,</w:t>
      </w:r>
    </w:p>
    <w:p w14:paraId="688D2532" w14:textId="77777777" w:rsidR="00155C70" w:rsidRDefault="00D956D4">
      <w:pPr>
        <w:pStyle w:val="FirstParagraph"/>
        <w:jc w:val="center"/>
      </w:pPr>
      <w:r>
        <w:rPr>
          <w:noProof/>
        </w:rPr>
        <w:lastRenderedPageBreak/>
        <w:drawing>
          <wp:inline distT="0" distB="0" distL="0" distR="0" wp14:anchorId="688D2655" wp14:editId="688D2656">
            <wp:extent cx="1581912" cy="385161"/>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eq/d20-1.png"/>
                    <pic:cNvPicPr>
                      <a:picLocks noChangeAspect="1" noChangeArrowheads="1"/>
                    </pic:cNvPicPr>
                  </pic:nvPicPr>
                  <pic:blipFill>
                    <a:blip r:embed="rId34"/>
                    <a:stretch>
                      <a:fillRect/>
                    </a:stretch>
                  </pic:blipFill>
                  <pic:spPr bwMode="auto">
                    <a:xfrm>
                      <a:off x="0" y="0"/>
                      <a:ext cx="1581912" cy="385161"/>
                    </a:xfrm>
                    <a:prstGeom prst="rect">
                      <a:avLst/>
                    </a:prstGeom>
                    <a:noFill/>
                    <a:ln w="9525">
                      <a:noFill/>
                      <a:headEnd/>
                      <a:tailEnd/>
                    </a:ln>
                  </pic:spPr>
                </pic:pic>
              </a:graphicData>
            </a:graphic>
          </wp:inline>
        </w:drawing>
      </w:r>
    </w:p>
    <w:p w14:paraId="688D2533" w14:textId="77777777" w:rsidR="00155C70" w:rsidRDefault="00D956D4">
      <w:pPr>
        <w:pStyle w:val="Compact"/>
        <w:numPr>
          <w:ilvl w:val="0"/>
          <w:numId w:val="13"/>
        </w:numPr>
      </w:pPr>
      <w:r>
        <w:rPr>
          <w:i/>
          <w:iCs/>
        </w:rPr>
        <w:t>Recover the re-entry rate from steady state.</w:t>
      </w:r>
      <w:r>
        <w:t xml:space="preserve"> In equilibrium the flow out of activity equals the flow in, so the active stock times the exit rate equals the inactive stock times the re-entry rate; writing the active share as the contribution density CD, this gives the re-entry rate wherever the exit rate and density are known. The identity assumes the system is in steady state, which is the main approximation of the route, since where equilibrium fails the re-entry rate inherits the error,</w:t>
      </w:r>
    </w:p>
    <w:p w14:paraId="688D2534" w14:textId="77777777" w:rsidR="00155C70" w:rsidRDefault="00D956D4">
      <w:pPr>
        <w:pStyle w:val="FirstParagraph"/>
        <w:jc w:val="center"/>
      </w:pPr>
      <w:r>
        <w:rPr>
          <w:noProof/>
        </w:rPr>
        <w:drawing>
          <wp:inline distT="0" distB="0" distL="0" distR="0" wp14:anchorId="688D2657" wp14:editId="688D2658">
            <wp:extent cx="2834640" cy="331697"/>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eq/d21-1.png"/>
                    <pic:cNvPicPr>
                      <a:picLocks noChangeAspect="1" noChangeArrowheads="1"/>
                    </pic:cNvPicPr>
                  </pic:nvPicPr>
                  <pic:blipFill>
                    <a:blip r:embed="rId35"/>
                    <a:stretch>
                      <a:fillRect/>
                    </a:stretch>
                  </pic:blipFill>
                  <pic:spPr bwMode="auto">
                    <a:xfrm>
                      <a:off x="0" y="0"/>
                      <a:ext cx="2834640" cy="331697"/>
                    </a:xfrm>
                    <a:prstGeom prst="rect">
                      <a:avLst/>
                    </a:prstGeom>
                    <a:noFill/>
                    <a:ln w="9525">
                      <a:noFill/>
                      <a:headEnd/>
                      <a:tailEnd/>
                    </a:ln>
                  </pic:spPr>
                </pic:pic>
              </a:graphicData>
            </a:graphic>
          </wp:inline>
        </w:drawing>
      </w:r>
    </w:p>
    <w:p w14:paraId="688D2535" w14:textId="77777777" w:rsidR="00155C70" w:rsidRDefault="00D956D4">
      <w:pPr>
        <w:numPr>
          <w:ilvl w:val="0"/>
          <w:numId w:val="14"/>
        </w:numPr>
      </w:pPr>
      <w:commentRangeStart w:id="70"/>
      <w:r>
        <w:rPr>
          <w:i/>
          <w:iCs/>
        </w:rPr>
        <w:t>Smooth and normalize.</w:t>
      </w:r>
      <w:r>
        <w:t xml:space="preserve"> Both rates are smoothed onto the covariates of Section 6.2 with a binomial generalized linear model under the cloglog link and predicted for every cell, so </w:t>
      </w:r>
      <w:commentRangeStart w:id="71"/>
      <w:r>
        <w:t>even thinly populated cells receive a rate</w:t>
      </w:r>
      <w:commentRangeEnd w:id="71"/>
      <w:r w:rsidR="00393803">
        <w:rPr>
          <w:rStyle w:val="CommentReference"/>
          <w:sz w:val="24"/>
          <w:szCs w:val="24"/>
        </w:rPr>
        <w:commentReference w:id="71"/>
      </w:r>
      <w:r>
        <w:t>. The smoothing is fit on the tails of the density distribution: the re-entry rate on workers with a density of one month or less, inactive almost all year and standing in for the currently inactive, and the exit rate on workers with eleven months or more, standing in for the currently active, which reproduces the conditioning on current state that the rich-data estimate performs automatically. The density is itself correlated with the rates, so this can bias the levels, though the covariate log(CD) absorbs</w:t>
      </w:r>
      <w:r>
        <w:t xml:space="preserve"> part of it; the re-entry rate is then rescaled to the unit interval by dividing each cell’s value by the largest across cells, T̂₂ / max T̂₂, rather than capped at one.</w:t>
      </w:r>
      <w:commentRangeEnd w:id="70"/>
      <w:r w:rsidR="00DD60AF">
        <w:rPr>
          <w:rStyle w:val="CommentReference"/>
          <w:sz w:val="24"/>
          <w:szCs w:val="24"/>
        </w:rPr>
        <w:commentReference w:id="70"/>
      </w:r>
    </w:p>
    <w:p w14:paraId="688D2536" w14:textId="77777777" w:rsidR="00155C70" w:rsidRDefault="00D956D4">
      <w:pPr>
        <w:numPr>
          <w:ilvl w:val="0"/>
          <w:numId w:val="14"/>
        </w:numPr>
      </w:pPr>
      <w:r>
        <w:rPr>
          <w:b/>
          <w:bCs/>
        </w:rPr>
        <w:t>Extremely low: aggregate contribution per worker.</w:t>
      </w:r>
      <w:r>
        <w:t xml:space="preserve"> At the limit the data are a single aggregate per worker, in effect the contribution density, with no within-year counts to form the partial-year indicator. This is the least precise of the four routes, resting entirely on the steady-state identity </w:t>
      </w:r>
      <w:commentRangeStart w:id="72"/>
      <w:r>
        <w:t>and a synthesized population</w:t>
      </w:r>
      <w:commentRangeEnd w:id="72"/>
      <w:r w:rsidR="00E80043">
        <w:rPr>
          <w:rStyle w:val="CommentReference"/>
          <w:sz w:val="24"/>
          <w:szCs w:val="24"/>
        </w:rPr>
        <w:commentReference w:id="72"/>
      </w:r>
      <w:r>
        <w:t>. Two things change from the very-low route: the base-year population, having no individual records to begin from, is synthesized first from aggregate counts by age and gender (Section 3), so there is a population of records to attach rates to; and the re-entry rate is taken straight from the steady-state identity, capped at one rather than formed as a moment, after which the cloglog smoothing is applied on the density tails as before,</w:t>
      </w:r>
    </w:p>
    <w:p w14:paraId="688D2537" w14:textId="77777777" w:rsidR="00155C70" w:rsidRDefault="00D956D4">
      <w:pPr>
        <w:pStyle w:val="FirstParagraph"/>
        <w:jc w:val="center"/>
      </w:pPr>
      <w:r>
        <w:rPr>
          <w:noProof/>
        </w:rPr>
        <w:drawing>
          <wp:inline distT="0" distB="0" distL="0" distR="0" wp14:anchorId="688D2659" wp14:editId="688D265A">
            <wp:extent cx="1545336" cy="332232"/>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eq/d22-1.png"/>
                    <pic:cNvPicPr>
                      <a:picLocks noChangeAspect="1" noChangeArrowheads="1"/>
                    </pic:cNvPicPr>
                  </pic:nvPicPr>
                  <pic:blipFill>
                    <a:blip r:embed="rId36"/>
                    <a:stretch>
                      <a:fillRect/>
                    </a:stretch>
                  </pic:blipFill>
                  <pic:spPr bwMode="auto">
                    <a:xfrm>
                      <a:off x="0" y="0"/>
                      <a:ext cx="1545336" cy="332232"/>
                    </a:xfrm>
                    <a:prstGeom prst="rect">
                      <a:avLst/>
                    </a:prstGeom>
                    <a:noFill/>
                    <a:ln w="9525">
                      <a:noFill/>
                      <a:headEnd/>
                      <a:tailEnd/>
                    </a:ln>
                  </pic:spPr>
                </pic:pic>
              </a:graphicData>
            </a:graphic>
          </wp:inline>
        </w:drawing>
      </w:r>
    </w:p>
    <w:p w14:paraId="688D2538" w14:textId="77777777" w:rsidR="00155C70" w:rsidRDefault="00D956D4">
      <w:pPr>
        <w:pStyle w:val="BodyText"/>
      </w:pPr>
      <w:r>
        <w:t>Whichever environment applies, the result is the same pair of rates, T</w:t>
      </w:r>
      <w:r>
        <w:rPr>
          <w:vertAlign w:val="subscript"/>
        </w:rPr>
        <w:t>1</w:t>
      </w:r>
      <w:r>
        <w:t xml:space="preserve"> and T</w:t>
      </w:r>
      <w:r>
        <w:rPr>
          <w:vertAlign w:val="subscript"/>
        </w:rPr>
        <w:t>2</w:t>
      </w:r>
      <w:r>
        <w:t>. From here on the data environment plays no further part.</w:t>
      </w:r>
    </w:p>
    <w:p w14:paraId="688D2539" w14:textId="77777777" w:rsidR="00155C70" w:rsidRDefault="00D956D4">
      <w:pPr>
        <w:pStyle w:val="BodyText"/>
      </w:pPr>
      <w:commentRangeStart w:id="73"/>
      <w:r>
        <w:t>However T</w:t>
      </w:r>
      <w:r>
        <w:rPr>
          <w:vertAlign w:val="subscript"/>
        </w:rPr>
        <w:t>1</w:t>
      </w:r>
      <w:r>
        <w:t xml:space="preserve"> and T</w:t>
      </w:r>
      <w:r>
        <w:rPr>
          <w:vertAlign w:val="subscript"/>
        </w:rPr>
        <w:t>2</w:t>
      </w:r>
      <w:r>
        <w:t xml:space="preserve"> were estimated, the single engine uses them in exactly one way, and that way is identical in every environment: each month it evaluates the saved model at every worker’s covariates, scales the two rates by the common factors so the aggregate flows match the user’s labor-market targets, and draws each worker’s move, exactly as set out with the contribution transitions in the engine. Nothing in that loop depends on the data environment.</w:t>
      </w:r>
      <w:commentRangeEnd w:id="73"/>
      <w:r w:rsidR="00AB397B">
        <w:rPr>
          <w:rStyle w:val="CommentReference"/>
          <w:sz w:val="24"/>
          <w:szCs w:val="24"/>
        </w:rPr>
        <w:commentReference w:id="73"/>
      </w:r>
    </w:p>
    <w:p w14:paraId="688D253A" w14:textId="77777777" w:rsidR="00155C70" w:rsidRDefault="00D956D4">
      <w:pPr>
        <w:pStyle w:val="Heading2"/>
      </w:pPr>
      <w:bookmarkStart w:id="74" w:name="Xdae9729435f5a58d5a850873dda5dbbacc599a2"/>
      <w:bookmarkEnd w:id="64"/>
      <w:r>
        <w:rPr>
          <w:rStyle w:val="SectionNumber"/>
        </w:rPr>
        <w:lastRenderedPageBreak/>
        <w:t>6.4</w:t>
      </w:r>
      <w:r>
        <w:tab/>
        <w:t>Why proximity to eligibility, not age alone</w:t>
      </w:r>
    </w:p>
    <w:p w14:paraId="688D253B" w14:textId="77777777" w:rsidR="00155C70" w:rsidRDefault="00D956D4">
      <w:pPr>
        <w:pStyle w:val="FirstParagraph"/>
      </w:pPr>
      <w:r>
        <w:t xml:space="preserve">Proximity to eligibility and the contribution pull are one mechanism, not two. Proximity, the distance a worker still has to </w:t>
      </w:r>
      <w:commentRangeStart w:id="75"/>
      <w:r>
        <w:t xml:space="preserve">travel </w:t>
      </w:r>
      <w:commentRangeEnd w:id="75"/>
      <w:r w:rsidR="007B569B">
        <w:rPr>
          <w:rStyle w:val="CommentReference"/>
          <w:sz w:val="24"/>
          <w:szCs w:val="24"/>
        </w:rPr>
        <w:commentReference w:id="75"/>
      </w:r>
      <w:r>
        <w:t>to qualify, is the variable; the pull, the tendency to hold on and keep contributing as that distance shrinks and eligibility becomes reachable, with its reversal into a repel once eligibility is out of reach, is the behavior that variable produces. The argument below is for letting that behavior, rather than age alone, drive the transition rates.</w:t>
      </w:r>
    </w:p>
    <w:p w14:paraId="688D253C" w14:textId="77777777" w:rsidR="00155C70" w:rsidRDefault="00D956D4">
      <w:pPr>
        <w:pStyle w:val="BodyText"/>
      </w:pPr>
      <w:r>
        <w:t>Representing a reform inside the model is the test that separates the two ways of building the transition rates. In the cohort-based PROST, a reform such as raising the minimum contributory period or the retirement age is a manual operation: the affected figures must be changed by hand in several places, the adjustment is neither intuitive nor internally consistent, and the projection has to be re-run repeatedly before it settles, so a sensible reform result is both hard to obtain and hard to trust. Indexin</w:t>
      </w:r>
      <w:r>
        <w:t>g contribution behavior to the distance to eligibility removes that burden. When the rule changes, each worker’s distance to eligibility is recomputed and the transition rates move with it, automatically and consistently, inside the model and without manual intervention.</w:t>
      </w:r>
    </w:p>
    <w:p w14:paraId="688D253D" w14:textId="77777777" w:rsidR="00155C70" w:rsidRDefault="00D956D4">
      <w:pPr>
        <w:pStyle w:val="BodyText"/>
      </w:pPr>
      <w:r>
        <w:t>The reason an age-indexed approach cannot do this is structural. An approach that takes the observed contribution pattern and derives the transition rates backwards from it reproduces that pattern under the current rules, and keeps reproducing it going forward, but it has no way to represent how the pattern itself shifts when the rules change. Estimating the rates as flows, with T₁ and T₂ as functions of the distance to eligibility, is what lets the pattern respond: raise the retirement age, and a worker wh</w:t>
      </w:r>
      <w:r>
        <w:t>o was close to qualifying is now further from it, the distance is larger, and the estimated contribution behavior adjusts accordingly. The behavior is carried by the distance, not by the age, so the same estimated relationship remains valid after the reform.</w:t>
      </w:r>
    </w:p>
    <w:p w14:paraId="688D253E" w14:textId="77777777" w:rsidR="00155C70" w:rsidRDefault="00D956D4">
      <w:pPr>
        <w:pStyle w:val="Heading3"/>
      </w:pPr>
      <w:bookmarkStart w:id="76" w:name="Xd57b36452da157a6d456e29e618fcebc496739c"/>
      <w:r>
        <w:rPr>
          <w:rStyle w:val="SectionNumber"/>
        </w:rPr>
        <w:t>6.4.1</w:t>
      </w:r>
      <w:r>
        <w:tab/>
        <w:t>Comparing workers across distances confounds behavior with worker type</w:t>
      </w:r>
    </w:p>
    <w:p w14:paraId="688D253F" w14:textId="77777777" w:rsidR="00155C70" w:rsidRDefault="00D956D4">
      <w:pPr>
        <w:pStyle w:val="FirstParagraph"/>
      </w:pPr>
      <w:r>
        <w:t xml:space="preserve">Any comparison between workers close to eligibility and workers far from it confounds two distinct things: the effect of proximity on behavior, and the type of worker who reaches proximity in the first place. Workers close to eligibility at age 50 are close precisely because they contributed consistently; they are high-density contributors by nature, and their low exit rate reflects who they are, not what the threshold does to them. Because distance is itself built from accumulated contributions, it partly </w:t>
      </w:r>
      <w:r>
        <w:t>encodes the worker’s type: a low-density worker accumulates weeks slowly, so their length-of-service gap, and therefore their distance, is mechanically large. Sorting workers by distance sorts them by type, and any between-worker comparison inherits this contamination, however the groups are formed.</w:t>
      </w:r>
    </w:p>
    <w:p w14:paraId="688D2540" w14:textId="77777777" w:rsidR="00155C70" w:rsidRDefault="00D956D4">
      <w:pPr>
        <w:pStyle w:val="BodyText"/>
      </w:pPr>
      <w:r>
        <w:t>The only way to separate the effect of proximity from the type of worker is to compare each worker to themselves at different points in their own career. Distance is not a fixed attribute: the same person moves through many distance values over time, far from eligibility early and progressively closer as age advances and contributions accumulate. The estimation assigns each worker their own baseline level, an individual fixed effect that absorbs every time-invariant characteristic, from contribution-density</w:t>
      </w:r>
      <w:r>
        <w:t xml:space="preserve"> type to age at entry to employment history, and uses only the within-person variation that remains. Estimated by the within transformation, this removes the between-worker gradient that the cross-section would show.</w:t>
      </w:r>
    </w:p>
    <w:p w14:paraId="688D2541" w14:textId="77777777" w:rsidR="00155C70" w:rsidRDefault="00D956D4">
      <w:pPr>
        <w:pStyle w:val="Heading3"/>
      </w:pPr>
      <w:bookmarkStart w:id="77" w:name="data-and-construction"/>
      <w:bookmarkEnd w:id="76"/>
      <w:r>
        <w:rPr>
          <w:rStyle w:val="SectionNumber"/>
        </w:rPr>
        <w:lastRenderedPageBreak/>
        <w:t>6.4.2</w:t>
      </w:r>
      <w:r>
        <w:tab/>
        <w:t>Data and construction</w:t>
      </w:r>
    </w:p>
    <w:p w14:paraId="688D2542" w14:textId="77777777" w:rsidR="00155C70" w:rsidRDefault="00D956D4">
      <w:pPr>
        <w:pStyle w:val="FirstParagraph"/>
      </w:pPr>
      <w:r>
        <w:t>The descriptive evidence below is drawn from Mexican Social Security Institute (IMSS) administrative records, 1997 to 2021, observed at monthly frequency, using a 5 percent sample of affiliated workers (approximately 3.25 million individuals) drawn on the terminal digits of the administrative identifier. Each worker-month records whether the worker contributed (active) or not (inactive); T₁ is defined on workers active in the previous month as the probability of becoming inactive, and T₂ on workers inactive</w:t>
      </w:r>
      <w:r>
        <w:t xml:space="preserve"> in the previous month as the probability of becoming active. Both are rare monthly events, with sample means of 0.023 and 0.015. For each worker-month the age gap is (R−age)× 12 months and the length-of-service gap is (MCP − accumulated months), each floored at zero, and distance is the larger of the two, the longer of the two waits the worker still faces; the eligibility threshold is 231 months, the 1,000 contribution weeks required under the 1997 law, with a reference retirement age of 60, and 65 for the</w:t>
      </w:r>
      <w:r>
        <w:t xml:space="preserve"> reform scenario. Because the panel begins in 1997, pre-1997 service is recovered from each worker’s reported total contribution weeks and added to the months observed in the panel. The transition regressions are estimated on workers aged 40 to 65, the range over which proximity to eligibility is behaviorally relevant.</w:t>
      </w:r>
    </w:p>
    <w:p w14:paraId="688D2543" w14:textId="77777777" w:rsidR="00155C70" w:rsidRDefault="00D956D4">
      <w:pPr>
        <w:pStyle w:val="Heading3"/>
      </w:pPr>
      <w:bookmarkStart w:id="78" w:name="X92a03f15149019a7a733e3004025dfafd7aec67"/>
      <w:bookmarkEnd w:id="77"/>
      <w:r>
        <w:rPr>
          <w:rStyle w:val="SectionNumber"/>
        </w:rPr>
        <w:t>6.4.3</w:t>
      </w:r>
      <w:r>
        <w:tab/>
        <w:t>The pull near eligibility reverses to a repel when eligibility is out of reach</w:t>
      </w:r>
    </w:p>
    <w:p w14:paraId="688D2544" w14:textId="77777777" w:rsidR="00155C70" w:rsidRDefault="00D956D4">
      <w:pPr>
        <w:pStyle w:val="FirstParagraph"/>
      </w:pPr>
      <w:r>
        <w:t>The effect of distance on the exit rate is not a single slope. It reverses sign with distance, and it does so almost entirely among workers for whom contribution weeks, rather than age, are the binding constraint. Figure 2 plots the exit rate T₁ by distance to eligibility, separately for workers constrained by length of service and by age.</w:t>
      </w:r>
    </w:p>
    <w:p w14:paraId="688D2545" w14:textId="77777777" w:rsidR="00155C70" w:rsidRDefault="00D956D4">
      <w:pPr>
        <w:pStyle w:val="CaptionedFigure"/>
        <w:jc w:val="center"/>
      </w:pPr>
      <w:r>
        <w:rPr>
          <w:noProof/>
        </w:rPr>
        <w:lastRenderedPageBreak/>
        <w:drawing>
          <wp:inline distT="0" distB="0" distL="0" distR="0" wp14:anchorId="688D265B" wp14:editId="688D265C">
            <wp:extent cx="5334000" cy="3694961"/>
            <wp:effectExtent l="0" t="0" r="0" b="0"/>
            <wp:docPr id="113" name="Picture" descr="Figure 2. Monthly exit rate (T₁) by distance to eligibility, length-of-service-constrained (top row) and age-constrained (bottom row) workers, men and women. Each curve is a fitted within-person profile, quadratic in distance band, with higher bands closer to eligibility. T₁ traces a U in every panel: high far from eligibility, falling as the threshold becomes reachable, and rising into eligibility. The U is deep among length-of-service-constrained workers, where the far-side repel is pronounced, and much shallower among age-constrained workers, where the far arm is weak. Distance is the larger of the age gap and the length-of-service gap."/>
            <wp:cNvGraphicFramePr/>
            <a:graphic xmlns:a="http://schemas.openxmlformats.org/drawingml/2006/main">
              <a:graphicData uri="http://schemas.openxmlformats.org/drawingml/2006/picture">
                <pic:pic xmlns:pic="http://schemas.openxmlformats.org/drawingml/2006/picture">
                  <pic:nvPicPr>
                    <pic:cNvPr id="114" name="Picture" descr="e924a242c1c2b51b74d4ccca1b194f3c2ff02f74.png"/>
                    <pic:cNvPicPr>
                      <a:picLocks noChangeAspect="1" noChangeArrowheads="1"/>
                    </pic:cNvPicPr>
                  </pic:nvPicPr>
                  <pic:blipFill>
                    <a:blip r:embed="rId37"/>
                    <a:stretch>
                      <a:fillRect/>
                    </a:stretch>
                  </pic:blipFill>
                  <pic:spPr bwMode="auto">
                    <a:xfrm>
                      <a:off x="0" y="0"/>
                      <a:ext cx="5334000" cy="3694961"/>
                    </a:xfrm>
                    <a:prstGeom prst="rect">
                      <a:avLst/>
                    </a:prstGeom>
                    <a:noFill/>
                    <a:ln w="9525">
                      <a:noFill/>
                      <a:headEnd/>
                      <a:tailEnd/>
                    </a:ln>
                  </pic:spPr>
                </pic:pic>
              </a:graphicData>
            </a:graphic>
          </wp:inline>
        </w:drawing>
      </w:r>
    </w:p>
    <w:p w14:paraId="688D2546" w14:textId="77777777" w:rsidR="00155C70" w:rsidRDefault="00D956D4">
      <w:pPr>
        <w:pStyle w:val="ImageCaption"/>
      </w:pPr>
      <w:r>
        <w:t>Figure 2. Monthly exit rate (T₁) by distance to eligibility, length-of-service-constrained (top row) and age-constrained (bottom row) workers, men and women. Each curve is a fitted within-person profile, quadratic in distance band, with higher bands closer to eligibility. T₁ traces a U in every panel: high far from eligibility, falling as the threshold becomes reachable, and rising into eligibility. The U is deep among length-of-service-constrained workers, where the far-side repel is pronounced, and much s</w:t>
      </w:r>
      <w:r>
        <w:t>hallower among age-constrained workers, where the far arm is weak. Distance is the larger of the age gap and the length-of-service gap.</w:t>
      </w:r>
    </w:p>
    <w:p w14:paraId="688D2547" w14:textId="77777777" w:rsidR="00155C70" w:rsidRDefault="00D956D4">
      <w:pPr>
        <w:pStyle w:val="BodyText"/>
      </w:pPr>
      <w:r>
        <w:t xml:space="preserve">Read the exit curve from far to near. Far from eligibility, exit among length-of-service-constrained workers is high: a worker short of weeks, with little prospect of making them up, detaches from the system, the repel. As distance shrinks and the threshold becomes attainable, exit falls to a minimum, as the worker holds on to qualify, the pull. At the threshold itself, exit rises as workers who have just qualified retire. Age-constrained workers, who already hold the required weeks, trace a much shallower </w:t>
      </w:r>
      <w:r>
        <w:t>U: their far-side repel is weak, and the profile is dominated by the rise into eligibility. The deep U, and the repel that makes it deep, is a property of the length-of-service-constrained group, precisely where it was predicted to arise.</w:t>
      </w:r>
    </w:p>
    <w:p w14:paraId="688D2548" w14:textId="77777777" w:rsidR="00155C70" w:rsidRDefault="00D956D4">
      <w:pPr>
        <w:pStyle w:val="BodyText"/>
      </w:pPr>
      <w:r>
        <w:t>The exit result has a counterpart in the return rate. Figure 3 plots T₂, the monthly probability that an inactive worker resumes contributing, as the same fitted within-person profiles. Return is highest in the reachable middle range, where the prospect of qualifying draws workers back, and falls steeply into eligibility, where those who have qualified retire rather than re-enter. The shape holds for both constraint groups, reinforcing from the entry side what the exit rate shows from the exit side: behavio</w:t>
      </w:r>
      <w:r>
        <w:t>r bends around eligibility, not around age as such.</w:t>
      </w:r>
    </w:p>
    <w:p w14:paraId="688D2549" w14:textId="77777777" w:rsidR="00155C70" w:rsidRDefault="00D956D4">
      <w:pPr>
        <w:pStyle w:val="CaptionedFigure"/>
        <w:jc w:val="center"/>
      </w:pPr>
      <w:r>
        <w:rPr>
          <w:noProof/>
        </w:rPr>
        <w:lastRenderedPageBreak/>
        <w:drawing>
          <wp:inline distT="0" distB="0" distL="0" distR="0" wp14:anchorId="688D265D" wp14:editId="688D265E">
            <wp:extent cx="5334000" cy="3694961"/>
            <wp:effectExtent l="0" t="0" r="0" b="0"/>
            <wp:docPr id="116" name="Picture" descr="Figure 3. Monthly return rate (T₂) by distance to eligibility, length-of-service-constrained (top row) and age-constrained (bottom row) workers, men and women. Each curve is a fitted within-person profile, quadratic in distance band. Return peaks in the reachable middle range and falls steeply into eligibility, where qualified workers retire rather than re-enter. The fitted profile turns negative at the threshold; this is an artifact of the quadratic fit, not a negative probability. Distance is the larger of the age gap and the length-of-service gap."/>
            <wp:cNvGraphicFramePr/>
            <a:graphic xmlns:a="http://schemas.openxmlformats.org/drawingml/2006/main">
              <a:graphicData uri="http://schemas.openxmlformats.org/drawingml/2006/picture">
                <pic:pic xmlns:pic="http://schemas.openxmlformats.org/drawingml/2006/picture">
                  <pic:nvPicPr>
                    <pic:cNvPr id="117" name="Picture" descr="7067913c03875594376b7811bbba357ac25a8ac8.png"/>
                    <pic:cNvPicPr>
                      <a:picLocks noChangeAspect="1" noChangeArrowheads="1"/>
                    </pic:cNvPicPr>
                  </pic:nvPicPr>
                  <pic:blipFill>
                    <a:blip r:embed="rId38"/>
                    <a:stretch>
                      <a:fillRect/>
                    </a:stretch>
                  </pic:blipFill>
                  <pic:spPr bwMode="auto">
                    <a:xfrm>
                      <a:off x="0" y="0"/>
                      <a:ext cx="5334000" cy="3694961"/>
                    </a:xfrm>
                    <a:prstGeom prst="rect">
                      <a:avLst/>
                    </a:prstGeom>
                    <a:noFill/>
                    <a:ln w="9525">
                      <a:noFill/>
                      <a:headEnd/>
                      <a:tailEnd/>
                    </a:ln>
                  </pic:spPr>
                </pic:pic>
              </a:graphicData>
            </a:graphic>
          </wp:inline>
        </w:drawing>
      </w:r>
    </w:p>
    <w:p w14:paraId="688D254A" w14:textId="77777777" w:rsidR="00155C70" w:rsidRDefault="00D956D4">
      <w:pPr>
        <w:pStyle w:val="ImageCaption"/>
      </w:pPr>
      <w:r>
        <w:t>Figure 3. Monthly return rate (T₂) by distance to eligibility, length-of-service-constrained (top row) and age-constrained (bottom row) workers, men and women. Each curve is a fitted within-person profile, quadratic in distance band. Return peaks in the reachable middle range and falls steeply into eligibility, where qualified workers retire rather than re-enter. The fitted profile turns negative at the threshold; this is an artifact of the quadratic fit, not a negative probability. Distance is the larger o</w:t>
      </w:r>
      <w:r>
        <w:t>f the age gap and the length-of-service gap.</w:t>
      </w:r>
    </w:p>
    <w:p w14:paraId="688D254B" w14:textId="77777777" w:rsidR="00155C70" w:rsidRDefault="00D956D4">
      <w:pPr>
        <w:pStyle w:val="BodyText"/>
      </w:pPr>
      <w:r>
        <w:t>The pattern is confirmed in estimation. Within-person fixed-effects equations for the exit and return rates, with distance entered in five-year bands oriented toward eligibility, so that a higher value means closer to the threshold, and a quadratic term,</w:t>
      </w:r>
    </w:p>
    <w:p w14:paraId="688D254C" w14:textId="77777777" w:rsidR="00155C70" w:rsidRDefault="00D956D4">
      <w:pPr>
        <w:pStyle w:val="BodyText"/>
        <w:jc w:val="center"/>
      </w:pPr>
      <w:r>
        <w:rPr>
          <w:noProof/>
        </w:rPr>
        <w:drawing>
          <wp:inline distT="0" distB="0" distL="0" distR="0" wp14:anchorId="688D265F" wp14:editId="688D2660">
            <wp:extent cx="2002536" cy="238722"/>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eq/d23-1.png"/>
                    <pic:cNvPicPr>
                      <a:picLocks noChangeAspect="1" noChangeArrowheads="1"/>
                    </pic:cNvPicPr>
                  </pic:nvPicPr>
                  <pic:blipFill>
                    <a:blip r:embed="rId39"/>
                    <a:stretch>
                      <a:fillRect/>
                    </a:stretch>
                  </pic:blipFill>
                  <pic:spPr bwMode="auto">
                    <a:xfrm>
                      <a:off x="0" y="0"/>
                      <a:ext cx="2002536" cy="238722"/>
                    </a:xfrm>
                    <a:prstGeom prst="rect">
                      <a:avLst/>
                    </a:prstGeom>
                    <a:noFill/>
                    <a:ln w="9525">
                      <a:noFill/>
                      <a:headEnd/>
                      <a:tailEnd/>
                    </a:ln>
                  </pic:spPr>
                </pic:pic>
              </a:graphicData>
            </a:graphic>
          </wp:inline>
        </w:drawing>
      </w:r>
    </w:p>
    <w:p w14:paraId="688D254D" w14:textId="77777777" w:rsidR="00155C70" w:rsidRDefault="00D956D4">
      <w:pPr>
        <w:pStyle w:val="BodyText"/>
      </w:pPr>
      <w:r>
        <w:t>with the same specification estimated for T₂ and standard errors clustered by worker, trace two mirror-image curves, both coefficients estimated with high precision.</w:t>
      </w:r>
    </w:p>
    <w:p w14:paraId="688D254E" w14:textId="77777777" w:rsidR="00155C70" w:rsidRDefault="00D956D4">
      <w:pPr>
        <w:pStyle w:val="BodyText"/>
      </w:pPr>
      <w:r>
        <w:rPr>
          <w:b/>
          <w:bCs/>
        </w:rPr>
        <w:t>Table 3. Distance effect on the exit (T₁) and return (T₂) rates, per five-year band.</w:t>
      </w:r>
    </w:p>
    <w:tbl>
      <w:tblPr>
        <w:tblStyle w:val="Table"/>
        <w:tblW w:w="0" w:type="auto"/>
        <w:tblLook w:val="0020" w:firstRow="1" w:lastRow="0" w:firstColumn="0" w:lastColumn="0" w:noHBand="0" w:noVBand="0"/>
      </w:tblPr>
      <w:tblGrid>
        <w:gridCol w:w="1728"/>
        <w:gridCol w:w="1461"/>
        <w:gridCol w:w="772"/>
        <w:gridCol w:w="1533"/>
        <w:gridCol w:w="772"/>
      </w:tblGrid>
      <w:tr w:rsidR="00155C70" w14:paraId="688D2554" w14:textId="77777777" w:rsidTr="00155C70">
        <w:trPr>
          <w:cnfStyle w:val="100000000000" w:firstRow="1" w:lastRow="0" w:firstColumn="0" w:lastColumn="0" w:oddVBand="0" w:evenVBand="0" w:oddHBand="0" w:evenHBand="0" w:firstRowFirstColumn="0" w:firstRowLastColumn="0" w:lastRowFirstColumn="0" w:lastRowLastColumn="0"/>
          <w:tblHeader/>
        </w:trPr>
        <w:tc>
          <w:tcPr>
            <w:tcW w:w="0" w:type="auto"/>
          </w:tcPr>
          <w:p w14:paraId="688D254F" w14:textId="77777777" w:rsidR="00155C70" w:rsidRDefault="00D956D4">
            <w:pPr>
              <w:pStyle w:val="Compact"/>
            </w:pPr>
            <w:r>
              <w:t>Transition rate</w:t>
            </w:r>
          </w:p>
        </w:tc>
        <w:tc>
          <w:tcPr>
            <w:tcW w:w="0" w:type="auto"/>
          </w:tcPr>
          <w:p w14:paraId="688D2550" w14:textId="77777777" w:rsidR="00155C70" w:rsidRDefault="00D956D4">
            <w:pPr>
              <w:pStyle w:val="Compact"/>
              <w:jc w:val="center"/>
            </w:pPr>
            <w:r>
              <w:t>b₁ (per band)</w:t>
            </w:r>
          </w:p>
        </w:tc>
        <w:tc>
          <w:tcPr>
            <w:tcW w:w="0" w:type="auto"/>
          </w:tcPr>
          <w:p w14:paraId="688D2551" w14:textId="77777777" w:rsidR="00155C70" w:rsidRDefault="00D956D4">
            <w:pPr>
              <w:pStyle w:val="Compact"/>
              <w:jc w:val="center"/>
            </w:pPr>
            <w:r>
              <w:t>t</w:t>
            </w:r>
          </w:p>
        </w:tc>
        <w:tc>
          <w:tcPr>
            <w:tcW w:w="0" w:type="auto"/>
          </w:tcPr>
          <w:p w14:paraId="688D2552" w14:textId="77777777" w:rsidR="00155C70" w:rsidRDefault="00D956D4">
            <w:pPr>
              <w:pStyle w:val="Compact"/>
              <w:jc w:val="center"/>
            </w:pPr>
            <w:r>
              <w:t>b₂ (per band²)</w:t>
            </w:r>
          </w:p>
        </w:tc>
        <w:tc>
          <w:tcPr>
            <w:tcW w:w="0" w:type="auto"/>
          </w:tcPr>
          <w:p w14:paraId="688D2553" w14:textId="77777777" w:rsidR="00155C70" w:rsidRDefault="00D956D4">
            <w:pPr>
              <w:pStyle w:val="Compact"/>
              <w:jc w:val="center"/>
            </w:pPr>
            <w:r>
              <w:t>t</w:t>
            </w:r>
          </w:p>
        </w:tc>
      </w:tr>
      <w:tr w:rsidR="00155C70" w14:paraId="688D255A" w14:textId="77777777">
        <w:tc>
          <w:tcPr>
            <w:tcW w:w="0" w:type="auto"/>
          </w:tcPr>
          <w:p w14:paraId="688D2555" w14:textId="77777777" w:rsidR="00155C70" w:rsidRDefault="00D956D4">
            <w:pPr>
              <w:pStyle w:val="Compact"/>
            </w:pPr>
            <w:r>
              <w:t>Exit rate (T₁)</w:t>
            </w:r>
          </w:p>
        </w:tc>
        <w:tc>
          <w:tcPr>
            <w:tcW w:w="0" w:type="auto"/>
          </w:tcPr>
          <w:p w14:paraId="688D2556" w14:textId="77777777" w:rsidR="00155C70" w:rsidRDefault="00D956D4">
            <w:pPr>
              <w:pStyle w:val="Compact"/>
              <w:jc w:val="center"/>
            </w:pPr>
            <w:r>
              <w:t>−</w:t>
            </w:r>
            <w:r>
              <w:t>0.0151</w:t>
            </w:r>
          </w:p>
        </w:tc>
        <w:tc>
          <w:tcPr>
            <w:tcW w:w="0" w:type="auto"/>
          </w:tcPr>
          <w:p w14:paraId="688D2557" w14:textId="77777777" w:rsidR="00155C70" w:rsidRDefault="00D956D4">
            <w:pPr>
              <w:pStyle w:val="Compact"/>
              <w:jc w:val="center"/>
            </w:pPr>
            <w:r>
              <w:t>−</w:t>
            </w:r>
            <w:r>
              <w:t>28.6</w:t>
            </w:r>
          </w:p>
        </w:tc>
        <w:tc>
          <w:tcPr>
            <w:tcW w:w="0" w:type="auto"/>
          </w:tcPr>
          <w:p w14:paraId="688D2558" w14:textId="77777777" w:rsidR="00155C70" w:rsidRDefault="00D956D4">
            <w:pPr>
              <w:pStyle w:val="Compact"/>
              <w:jc w:val="center"/>
            </w:pPr>
            <w:r>
              <w:t>+0.0035</w:t>
            </w:r>
          </w:p>
        </w:tc>
        <w:tc>
          <w:tcPr>
            <w:tcW w:w="0" w:type="auto"/>
          </w:tcPr>
          <w:p w14:paraId="688D2559" w14:textId="77777777" w:rsidR="00155C70" w:rsidRDefault="00D956D4">
            <w:pPr>
              <w:pStyle w:val="Compact"/>
              <w:jc w:val="center"/>
            </w:pPr>
            <w:r>
              <w:t>+27.0</w:t>
            </w:r>
          </w:p>
        </w:tc>
      </w:tr>
      <w:tr w:rsidR="00155C70" w14:paraId="688D2560" w14:textId="77777777">
        <w:tc>
          <w:tcPr>
            <w:tcW w:w="0" w:type="auto"/>
          </w:tcPr>
          <w:p w14:paraId="688D255B" w14:textId="77777777" w:rsidR="00155C70" w:rsidRDefault="00D956D4">
            <w:pPr>
              <w:pStyle w:val="Compact"/>
            </w:pPr>
            <w:r>
              <w:t>Return rate (T₂)</w:t>
            </w:r>
          </w:p>
        </w:tc>
        <w:tc>
          <w:tcPr>
            <w:tcW w:w="0" w:type="auto"/>
          </w:tcPr>
          <w:p w14:paraId="688D255C" w14:textId="77777777" w:rsidR="00155C70" w:rsidRDefault="00D956D4">
            <w:pPr>
              <w:pStyle w:val="Compact"/>
              <w:jc w:val="center"/>
            </w:pPr>
            <w:r>
              <w:t>+0.0863</w:t>
            </w:r>
          </w:p>
        </w:tc>
        <w:tc>
          <w:tcPr>
            <w:tcW w:w="0" w:type="auto"/>
          </w:tcPr>
          <w:p w14:paraId="688D255D" w14:textId="77777777" w:rsidR="00155C70" w:rsidRDefault="00D956D4">
            <w:pPr>
              <w:pStyle w:val="Compact"/>
              <w:jc w:val="center"/>
            </w:pPr>
            <w:r>
              <w:t>+22.6</w:t>
            </w:r>
          </w:p>
        </w:tc>
        <w:tc>
          <w:tcPr>
            <w:tcW w:w="0" w:type="auto"/>
          </w:tcPr>
          <w:p w14:paraId="688D255E" w14:textId="77777777" w:rsidR="00155C70" w:rsidRDefault="00D956D4">
            <w:pPr>
              <w:pStyle w:val="Compact"/>
              <w:jc w:val="center"/>
            </w:pPr>
            <w:r>
              <w:t>−</w:t>
            </w:r>
            <w:r>
              <w:t>0.0205</w:t>
            </w:r>
          </w:p>
        </w:tc>
        <w:tc>
          <w:tcPr>
            <w:tcW w:w="0" w:type="auto"/>
          </w:tcPr>
          <w:p w14:paraId="688D255F" w14:textId="77777777" w:rsidR="00155C70" w:rsidRDefault="00D956D4">
            <w:pPr>
              <w:pStyle w:val="Compact"/>
              <w:jc w:val="center"/>
            </w:pPr>
            <w:r>
              <w:t>−</w:t>
            </w:r>
            <w:r>
              <w:t>21.9</w:t>
            </w:r>
          </w:p>
        </w:tc>
      </w:tr>
    </w:tbl>
    <w:p w14:paraId="688D2561" w14:textId="77777777" w:rsidR="00155C70" w:rsidRDefault="00D956D4">
      <w:pPr>
        <w:pStyle w:val="BodyText"/>
      </w:pPr>
      <w:r>
        <w:t xml:space="preserve">A single linear coefficient would misrepresent the exit curve. Because it is U-shaped, high far from eligibility, falling to a minimum in the middle range, and rising at the threshold, a straight line returns a slope dominated by the far region where most observations lie. The quadratic term is highly significant for both rates, and the return curve is the mirror image of the exit curve, </w:t>
      </w:r>
      <w:r>
        <w:lastRenderedPageBreak/>
        <w:t>peaking where the exit rate troughs and falling into eligibility. The figures, not the coefficients, are the result: the deep U among workers constrained by contribution weeks and the shallow one among workers constrained by age, which the pooled coefficients do not separate, is the contrast that identifies a response to the eligibility rule rather than to age.</w:t>
      </w:r>
    </w:p>
    <w:p w14:paraId="688D2562" w14:textId="77777777" w:rsidR="00155C70" w:rsidRDefault="00D956D4">
      <w:pPr>
        <w:pStyle w:val="Heading3"/>
      </w:pPr>
      <w:bookmarkStart w:id="79" w:name="X493875c23d4cdc34d58b5d479ced4fd322c7867"/>
      <w:bookmarkEnd w:id="78"/>
      <w:r>
        <w:rPr>
          <w:rStyle w:val="SectionNumber"/>
        </w:rPr>
        <w:t>6.4.4</w:t>
      </w:r>
      <w:r>
        <w:tab/>
        <w:t>A distance-based transition matrix tracks reform where an age-based matrix cannot</w:t>
      </w:r>
    </w:p>
    <w:p w14:paraId="688D2563" w14:textId="77777777" w:rsidR="00155C70" w:rsidRDefault="00D956D4">
      <w:pPr>
        <w:pStyle w:val="FirstParagraph"/>
      </w:pPr>
      <w:r>
        <w:t>The pattern is tied to eligibility, not to turning 60, and this is what makes it consequential for reform. A transition matrix indexed to age is frozen under the rules in force when it was estimated: it records how a 59-year-old behaves today, when the retirement age is 60, and has no way to represent how that same 59-year-old would behave if the retirement age were 65. Yet that is precisely what changes under reform; the behavior between 60 and 65 shifts substantially, and a raised contribution requirement</w:t>
      </w:r>
      <w:r>
        <w:t xml:space="preserve"> shifts it further. The behavior that responds to reform is the pension-system component, distinct from the labor-market forces that age captures, and separating the two requires a parameter that moves with the eligibility rules. Distance to eligibility is that parameter.</w:t>
      </w:r>
    </w:p>
    <w:p w14:paraId="688D2564" w14:textId="77777777" w:rsidR="00155C70" w:rsidRDefault="00D956D4">
      <w:pPr>
        <w:pStyle w:val="BodyText"/>
      </w:pPr>
      <w:r>
        <w:t>Which of the two conditions binds determines whether a worker is subject to the response. Figure 4 classifies workers at each age by their binding constraint, separately by gender and under two retirement ages: the age-binding zone (blue) is workers who will reach the contribution threshold before the retirement age, the length-of-service-binding zone (orange) is workers who will reach the retirement age first.</w:t>
      </w:r>
    </w:p>
    <w:p w14:paraId="688D2565" w14:textId="77777777" w:rsidR="00155C70" w:rsidRDefault="00D956D4">
      <w:pPr>
        <w:pStyle w:val="CaptionedFigure"/>
        <w:jc w:val="center"/>
      </w:pPr>
      <w:r>
        <w:rPr>
          <w:noProof/>
        </w:rPr>
        <w:drawing>
          <wp:inline distT="0" distB="0" distL="0" distR="0" wp14:anchorId="688D2661" wp14:editId="688D2662">
            <wp:extent cx="5334000" cy="3771876"/>
            <wp:effectExtent l="0" t="0" r="0" b="0"/>
            <wp:docPr id="123" name="Picture" descr="Figure 4. Share of workers age-constrained (blue) versus length-of-service-constrained (orange) at each age, by gender and under RA 60 and RA 65. The length-of-service-binding zone is where the contribution requirement, 231 months or 1,000 weeks, has not been met by the retirement age. Raising the retirement age from 60 to 65 shifts the boundary about five years to the right."/>
            <wp:cNvGraphicFramePr/>
            <a:graphic xmlns:a="http://schemas.openxmlformats.org/drawingml/2006/main">
              <a:graphicData uri="http://schemas.openxmlformats.org/drawingml/2006/picture">
                <pic:pic xmlns:pic="http://schemas.openxmlformats.org/drawingml/2006/picture">
                  <pic:nvPicPr>
                    <pic:cNvPr id="124" name="Picture" descr="5c10630990a5000c29e4f5486e3d5e73c6a4dc25.png"/>
                    <pic:cNvPicPr>
                      <a:picLocks noChangeAspect="1" noChangeArrowheads="1"/>
                    </pic:cNvPicPr>
                  </pic:nvPicPr>
                  <pic:blipFill>
                    <a:blip r:embed="rId40"/>
                    <a:stretch>
                      <a:fillRect/>
                    </a:stretch>
                  </pic:blipFill>
                  <pic:spPr bwMode="auto">
                    <a:xfrm>
                      <a:off x="0" y="0"/>
                      <a:ext cx="5334000" cy="3771876"/>
                    </a:xfrm>
                    <a:prstGeom prst="rect">
                      <a:avLst/>
                    </a:prstGeom>
                    <a:noFill/>
                    <a:ln w="9525">
                      <a:noFill/>
                      <a:headEnd/>
                      <a:tailEnd/>
                    </a:ln>
                  </pic:spPr>
                </pic:pic>
              </a:graphicData>
            </a:graphic>
          </wp:inline>
        </w:drawing>
      </w:r>
    </w:p>
    <w:p w14:paraId="688D2566" w14:textId="77777777" w:rsidR="00155C70" w:rsidRDefault="00D956D4">
      <w:pPr>
        <w:pStyle w:val="ImageCaption"/>
      </w:pPr>
      <w:r>
        <w:t xml:space="preserve">Figure 4. Share of workers age-constrained (blue) versus length-of-service-constrained (orange) at each age, by gender and under RA 60 and RA 65. The length-of-service-binding zone is where </w:t>
      </w:r>
      <w:r>
        <w:lastRenderedPageBreak/>
        <w:t>the contribution requirement, 231 months or 1,000 weeks, has not been met by the retirement age. Raising the retirement age from 60 to 65 shifts the boundary about five years to the right.</w:t>
      </w:r>
    </w:p>
    <w:p w14:paraId="688D2567" w14:textId="77777777" w:rsidR="00155C70" w:rsidRDefault="00D956D4">
      <w:pPr>
        <w:pStyle w:val="BodyText"/>
      </w:pPr>
      <w:r>
        <w:t>Raising the retirement age from 60 to 65 shifts the boundary roughly five years to the right: a worker length-of-service-constrained at 55 under RA 60 is age-constrained at 55 under RA 65. The mechanism is concrete at the level of a single worker. A 59-year-old sits about twelve months from eligibility under RA 60; under RA 65 the same worker sits about seventy-two months away, and their transition rates are read from the cell of the matrix that corresponds to the new distance, automatically, with no re-est</w:t>
      </w:r>
      <w:r>
        <w:t>imation. Because the pull-repel response lives in the length-of-service-constrained group, moving the boundary moves who is subject to the response. An age-based matrix cannot represent this: it fixes the retirement spike at 60 by construction and would keep projecting exits at 60 to 64 under a reform that makes retirement there impossible. A distance-based matrix relocates the spike because each worker’s distance is recomputed against the new rules.</w:t>
      </w:r>
    </w:p>
    <w:p w14:paraId="688D2568" w14:textId="77777777" w:rsidR="00155C70" w:rsidRDefault="00D956D4">
      <w:pPr>
        <w:pStyle w:val="Heading3"/>
      </w:pPr>
      <w:bookmarkStart w:id="80" w:name="Xdece4c2e8fb34040a07d1d44e38fe3fd05f86f3"/>
      <w:bookmarkEnd w:id="79"/>
      <w:r>
        <w:rPr>
          <w:rStyle w:val="SectionNumber"/>
        </w:rPr>
        <w:t>6.4.5</w:t>
      </w:r>
      <w:r>
        <w:tab/>
        <w:t>The limit of the effect: reachable eligibility</w:t>
      </w:r>
    </w:p>
    <w:p w14:paraId="688D2569" w14:textId="77777777" w:rsidR="00155C70" w:rsidRDefault="00D956D4">
      <w:pPr>
        <w:pStyle w:val="FirstParagraph"/>
      </w:pPr>
      <w:r>
        <w:t>The repel has a structural interpretation the model uses directly. A worker is subject to the pull only while eligibility remains reachable, while continued contribution can still close the length-of-service gap within a reasonable horizon. The principled criterion is a cost-benefit one: a worker stops having reason to contribute when the cost of the remaining required contributions exceeds the expected value of the pension they would draw, that is, when the contribution effort over the years still needed o</w:t>
      </w:r>
      <w:r>
        <w:t>utweighs the replacement value accumulated over remaining life expectancy beyond the eligibility age. Figure 5 implements a simpler, transparent proxy for this limit: it separates, within the length-of-service-constrained zone, workers who can still reach the threshold by contributing continuously up to five years past the retirement age from those who cannot. The unreachable zone grows with age and marks where the pull no longer operates.</w:t>
      </w:r>
    </w:p>
    <w:p w14:paraId="688D256A" w14:textId="77777777" w:rsidR="00155C70" w:rsidRDefault="00D956D4">
      <w:pPr>
        <w:pStyle w:val="CaptionedFigure"/>
        <w:jc w:val="center"/>
      </w:pPr>
      <w:r>
        <w:rPr>
          <w:noProof/>
        </w:rPr>
        <w:lastRenderedPageBreak/>
        <w:drawing>
          <wp:inline distT="0" distB="0" distL="0" distR="0" wp14:anchorId="688D2663" wp14:editId="688D2664">
            <wp:extent cx="5334000" cy="3866654"/>
            <wp:effectExtent l="0" t="0" r="0" b="0"/>
            <wp:docPr id="127" name="Picture" descr="Figure 5. Within the length-of-service-constrained zone, by gender and under RA 60 and RA 65, workers who can still reach the threshold by contributing continuously to five years past the retirement age (orange) versus those who cannot (grey); the blue zone is age-constrained workers, who already hold the required weeks. The grey zone identifies where eligibility is no longer reachable and the pull no longer applies."/>
            <wp:cNvGraphicFramePr/>
            <a:graphic xmlns:a="http://schemas.openxmlformats.org/drawingml/2006/main">
              <a:graphicData uri="http://schemas.openxmlformats.org/drawingml/2006/picture">
                <pic:pic xmlns:pic="http://schemas.openxmlformats.org/drawingml/2006/picture">
                  <pic:nvPicPr>
                    <pic:cNvPr id="128" name="Picture" descr="ba89162210a9dfa50ecd9dafe8f14b233bb78dc9.png"/>
                    <pic:cNvPicPr>
                      <a:picLocks noChangeAspect="1" noChangeArrowheads="1"/>
                    </pic:cNvPicPr>
                  </pic:nvPicPr>
                  <pic:blipFill>
                    <a:blip r:embed="rId41"/>
                    <a:stretch>
                      <a:fillRect/>
                    </a:stretch>
                  </pic:blipFill>
                  <pic:spPr bwMode="auto">
                    <a:xfrm>
                      <a:off x="0" y="0"/>
                      <a:ext cx="5334000" cy="3866654"/>
                    </a:xfrm>
                    <a:prstGeom prst="rect">
                      <a:avLst/>
                    </a:prstGeom>
                    <a:noFill/>
                    <a:ln w="9525">
                      <a:noFill/>
                      <a:headEnd/>
                      <a:tailEnd/>
                    </a:ln>
                  </pic:spPr>
                </pic:pic>
              </a:graphicData>
            </a:graphic>
          </wp:inline>
        </w:drawing>
      </w:r>
    </w:p>
    <w:p w14:paraId="688D256B" w14:textId="77777777" w:rsidR="00155C70" w:rsidRDefault="00D956D4">
      <w:pPr>
        <w:pStyle w:val="ImageCaption"/>
      </w:pPr>
      <w:r>
        <w:t>Figure 5. Within the length-of-service-constrained zone, by gender and under RA 60 and RA 65, workers who can still reach the threshold by contributing continuously to five years past the retirement age (orange) versus those who cannot (grey); the blue zone is age-constrained workers, who already hold the required weeks. The grey zone identifies where eligibility is no longer reachable and the pull no longer applies.</w:t>
      </w:r>
    </w:p>
    <w:p w14:paraId="688D256C" w14:textId="77777777" w:rsidR="00155C70" w:rsidRDefault="00D956D4">
      <w:pPr>
        <w:pStyle w:val="BodyText"/>
      </w:pPr>
      <w:r>
        <w:t>In the projection this enters as the indicator nohope, an indicator of unreachable eligibility, recomputed for each worker under whatever rules a scenario imposes. When a reform changes the retirement age or the required weeks, the indicator is re-evaluated and workers are redistributed between the reachable and unreachable groups; the behavioral response, pull where eligibility is reachable, repel where it is not, then follows the reform with no new assumption. The design separates what is labor-market det</w:t>
      </w:r>
      <w:r>
        <w:t>ermined from what is pension-system determined, so that when the rules change, only the pension-system component moves.</w:t>
      </w:r>
    </w:p>
    <w:p w14:paraId="688D256D" w14:textId="77777777" w:rsidR="00155C70" w:rsidRDefault="00D956D4">
      <w:pPr>
        <w:pStyle w:val="Heading3"/>
      </w:pPr>
      <w:bookmarkStart w:id="81" w:name="X9cde167b210c06b8ae4c7d285d1111b81df6378"/>
      <w:bookmarkEnd w:id="80"/>
      <w:r>
        <w:rPr>
          <w:rStyle w:val="SectionNumber"/>
        </w:rPr>
        <w:t>6.4.6</w:t>
      </w:r>
      <w:r>
        <w:tab/>
        <w:t>Where the repel is identified most cleanly</w:t>
      </w:r>
    </w:p>
    <w:p w14:paraId="688D256E" w14:textId="77777777" w:rsidR="00155C70" w:rsidRDefault="00D956D4">
      <w:pPr>
        <w:pStyle w:val="FirstParagraph"/>
      </w:pPr>
      <w:r>
        <w:t>Within a worker’s career, distance to eligibility and age move almost in lockstep: for age-constrained workers, distance is an exact linear function of age, and the two effects cannot be separated, so the apparent pull in that group is not cleanly distinguishable from the ordinary tendency of older workers to exit less. The pattern is identified most cleanly among length-of-service-constrained workers, where distance is driven by the contribution gap and varies independently of age; the repel is the better-</w:t>
      </w:r>
      <w:r>
        <w:t xml:space="preserve">identified of the two regimes. The descriptive curves above also do not control for the duration of the current contribution spell, which is correlated with the contribution gap, so part of the within-person pattern may reflect duration dependence rather than the eligibility incentive. The production model controls for spell length directly </w:t>
      </w:r>
      <w:r>
        <w:lastRenderedPageBreak/>
        <w:t>through the term f(s,d); the figures should be read as evidence of the regime structure, repel, pull, and retirement, rather than as fully duration-adjusted rates.</w:t>
      </w:r>
    </w:p>
    <w:p w14:paraId="688D256F" w14:textId="77777777" w:rsidR="00155C70" w:rsidRDefault="00D956D4">
      <w:pPr>
        <w:pStyle w:val="Heading1"/>
      </w:pPr>
      <w:bookmarkStart w:id="82" w:name="X24832277c7466be72b35e4c7a7e0ac4abed19e6"/>
      <w:bookmarkEnd w:id="52"/>
      <w:bookmarkEnd w:id="74"/>
      <w:bookmarkEnd w:id="81"/>
      <w:r>
        <w:rPr>
          <w:rStyle w:val="SectionNumber"/>
        </w:rPr>
        <w:t>7</w:t>
      </w:r>
      <w:r>
        <w:tab/>
        <w:t>Retirement, disability, and survivor rates (step 6)</w:t>
      </w:r>
    </w:p>
    <w:p w14:paraId="688D2570" w14:textId="77777777" w:rsidR="00155C70" w:rsidRDefault="00D956D4">
      <w:pPr>
        <w:pStyle w:val="FirstParagraph"/>
      </w:pPr>
      <w:r>
        <w:t>The last pre-processing step prepares the rates that determine three flows out of the active population, the flows the contribution dynamics of Section 6 do not themselves generate: new old-age pensioners, new disability pensioners (in PROST, new disabled), and survivors. In PROST these are the retirement rate, the disability rate, and the survivor rate, written rr%, ds%, and sp%, each a schedule by age and gender. Their role in the engine is to determine how many workers move into each benefit in a year: w</w:t>
      </w:r>
      <w:r>
        <w:t>hen the corresponding draws are switched on, a rate sets the chance, for a worker of a given age and gender, of taking up that benefit that year. The mechanism differs by benefit and is set out in the three subsections below. PROST also carries orphans as a fourth beneficiary category; the upgrade models the three flows above, with orphans not treated separately. In the rich environment all three rates are estimated from the beneficiary register with the help of a mortality table; default schedules stand in</w:t>
      </w:r>
      <w:r>
        <w:t xml:space="preserve"> where local data are thin (Section 7.4).</w:t>
      </w:r>
    </w:p>
    <w:p w14:paraId="688D2571" w14:textId="77777777" w:rsidR="00155C70" w:rsidRDefault="00D956D4">
      <w:pPr>
        <w:pStyle w:val="BodyText"/>
      </w:pPr>
      <w:commentRangeStart w:id="83"/>
      <w:r>
        <w:t xml:space="preserve">The estimation uses one correction, for the following reason. A </w:t>
      </w:r>
      <w:commentRangeStart w:id="84"/>
      <w:r>
        <w:t xml:space="preserve">pension </w:t>
      </w:r>
      <w:commentRangeEnd w:id="84"/>
      <w:r w:rsidR="0014536E">
        <w:rPr>
          <w:rStyle w:val="CommentReference"/>
          <w:sz w:val="24"/>
          <w:szCs w:val="24"/>
        </w:rPr>
        <w:commentReference w:id="84"/>
      </w:r>
      <w:r>
        <w:t xml:space="preserve">rate is a flow: of all the people of a given age and gender, what share took up the pension this year. To estimate it from history one needs, for each past year, how many people newly took up each pension. The beneficiary register appears to supply this, since every pensioner on it carries the year their pension began. But the register is a snapshot of the living: it lists the pensioners alive in the base </w:t>
      </w:r>
      <w:commentRangeEnd w:id="83"/>
      <w:r w:rsidR="00B84E85">
        <w:rPr>
          <w:rStyle w:val="CommentReference"/>
          <w:sz w:val="24"/>
          <w:szCs w:val="24"/>
        </w:rPr>
        <w:commentReference w:id="83"/>
      </w:r>
      <w:r>
        <w:t>year, not those who first took up a pension in an earlier year and have since died. Counting today’s pensioners by the year their pension began therefore undercounts the original flow, and the undercount is worst for the oldest pensions and the oldest cohorts, exactly where the most recipients have since died. Left uncorrected, the rate would be biased downward, more so at older ages and further back in time. The correction restores the dead: each survivor seen today is made to stand for a larger original g</w:t>
      </w:r>
      <w:r>
        <w:t>roup, larger by the inverse of the probability that a member of that group is still alive.</w:t>
      </w:r>
    </w:p>
    <w:p w14:paraId="688D2572" w14:textId="77777777" w:rsidR="00155C70" w:rsidRDefault="00D956D4">
      <w:pPr>
        <w:pStyle w:val="BodyText"/>
      </w:pPr>
      <w:r>
        <w:t xml:space="preserve">That probability is cohort survival, accumulated from the mortality table along each birth cohort. Because the register reaches back further than most mortality series, the table is first extended backwards, the earliest available rates copied to every year from 1850 onward, so that even the oldest cohorts have a mortality rate at each age they passed through. Survival is then built along the cohort, holding the year of birth fixed and letting age and calendar year advance together, as the product over age </w:t>
      </w:r>
      <w:r>
        <w:t>of one minus the mortality rate,</w:t>
      </w:r>
    </w:p>
    <w:p w14:paraId="688D2573" w14:textId="77777777" w:rsidR="00155C70" w:rsidRDefault="00D956D4">
      <w:pPr>
        <w:pStyle w:val="BodyText"/>
        <w:jc w:val="center"/>
      </w:pPr>
      <w:r>
        <w:rPr>
          <w:noProof/>
        </w:rPr>
        <w:drawing>
          <wp:inline distT="0" distB="0" distL="0" distR="0" wp14:anchorId="688D2665" wp14:editId="688D2666">
            <wp:extent cx="1280160" cy="383135"/>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eq/d24-1.png"/>
                    <pic:cNvPicPr>
                      <a:picLocks noChangeAspect="1" noChangeArrowheads="1"/>
                    </pic:cNvPicPr>
                  </pic:nvPicPr>
                  <pic:blipFill>
                    <a:blip r:embed="rId42"/>
                    <a:stretch>
                      <a:fillRect/>
                    </a:stretch>
                  </pic:blipFill>
                  <pic:spPr bwMode="auto">
                    <a:xfrm>
                      <a:off x="0" y="0"/>
                      <a:ext cx="1280160" cy="383135"/>
                    </a:xfrm>
                    <a:prstGeom prst="rect">
                      <a:avLst/>
                    </a:prstGeom>
                    <a:noFill/>
                    <a:ln w="9525">
                      <a:noFill/>
                      <a:headEnd/>
                      <a:tailEnd/>
                    </a:ln>
                  </pic:spPr>
                </pic:pic>
              </a:graphicData>
            </a:graphic>
          </wp:inline>
        </w:drawing>
      </w:r>
    </w:p>
    <w:p w14:paraId="688D2574" w14:textId="77777777" w:rsidR="00155C70" w:rsidRDefault="00D956D4">
      <w:pPr>
        <w:pStyle w:val="BodyText"/>
      </w:pPr>
      <w:r>
        <w:t>computed as the exponential of the cumulative sum of log(1−q), which stays numerically stable over the long horizons involved,</w:t>
      </w:r>
    </w:p>
    <w:p w14:paraId="688D2575" w14:textId="77777777" w:rsidR="00155C70" w:rsidRDefault="00D956D4">
      <w:pPr>
        <w:pStyle w:val="BodyText"/>
        <w:jc w:val="center"/>
      </w:pPr>
      <w:r>
        <w:rPr>
          <w:noProof/>
        </w:rPr>
        <w:drawing>
          <wp:inline distT="0" distB="0" distL="0" distR="0" wp14:anchorId="688D2667" wp14:editId="688D2668">
            <wp:extent cx="1655064" cy="384756"/>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eq/d25-1.png"/>
                    <pic:cNvPicPr>
                      <a:picLocks noChangeAspect="1" noChangeArrowheads="1"/>
                    </pic:cNvPicPr>
                  </pic:nvPicPr>
                  <pic:blipFill>
                    <a:blip r:embed="rId43"/>
                    <a:stretch>
                      <a:fillRect/>
                    </a:stretch>
                  </pic:blipFill>
                  <pic:spPr bwMode="auto">
                    <a:xfrm>
                      <a:off x="0" y="0"/>
                      <a:ext cx="1655064" cy="384756"/>
                    </a:xfrm>
                    <a:prstGeom prst="rect">
                      <a:avLst/>
                    </a:prstGeom>
                    <a:noFill/>
                    <a:ln w="9525">
                      <a:noFill/>
                      <a:headEnd/>
                      <a:tailEnd/>
                    </a:ln>
                  </pic:spPr>
                </pic:pic>
              </a:graphicData>
            </a:graphic>
          </wp:inline>
        </w:drawing>
      </w:r>
    </w:p>
    <w:p w14:paraId="688D2576" w14:textId="77777777" w:rsidR="00155C70" w:rsidRDefault="00D956D4">
      <w:pPr>
        <w:pStyle w:val="BodyText"/>
      </w:pPr>
      <w:r>
        <w:lastRenderedPageBreak/>
        <w:t>S(a) is the probability that a member of the cohort survives from birth to age a, and the ratio of two such values is the conditional probability of surviving between any two ages.</w:t>
      </w:r>
    </w:p>
    <w:p w14:paraId="688D2577" w14:textId="77777777" w:rsidR="00155C70" w:rsidRDefault="00D956D4">
      <w:pPr>
        <w:pStyle w:val="BodyText"/>
      </w:pPr>
      <w:r>
        <w:t>The correction is shown in full on the old-age flow in Section 7.1, then applied in the same way to the disability and survivor counts. In each case the survivors counted today are turned back into the original number of new pensioners by dividing out the conditional probability of having survived from the age at which the pension began to the present, read from the cohort survival above. The output of the step is, for each pension type, the derived original count of new pensioners by age, gender, and the y</w:t>
      </w:r>
      <w:r>
        <w:t>ear the pension began.</w:t>
      </w:r>
    </w:p>
    <w:p w14:paraId="688D2578" w14:textId="57B5A9E4" w:rsidR="00155C70" w:rsidRDefault="007774DF">
      <w:pPr>
        <w:pStyle w:val="BodyText"/>
      </w:pPr>
      <w:commentRangeStart w:id="85"/>
      <w:ins w:id="86" w:author="Duncan MacDonald" w:date="2026-06-22T15:42:00Z" w16du:dateUtc="2026-06-22T19:42:00Z">
        <w:r>
          <w:t xml:space="preserve">The </w:t>
        </w:r>
      </w:ins>
      <w:r>
        <w:t xml:space="preserve">PROST </w:t>
      </w:r>
      <w:ins w:id="87" w:author="Duncan MacDonald" w:date="2026-06-22T15:42:00Z" w16du:dateUtc="2026-06-22T19:42:00Z">
        <w:r>
          <w:t xml:space="preserve">microsimulation </w:t>
        </w:r>
      </w:ins>
      <w:del w:id="88" w:author="Duncan MacDonald" w:date="2026-06-22T15:42:00Z" w16du:dateUtc="2026-06-22T19:42:00Z">
        <w:r w:rsidDel="007774DF">
          <w:delText>itself</w:delText>
        </w:r>
        <w:r w:rsidDel="00540F4B">
          <w:delText xml:space="preserve"> </w:delText>
        </w:r>
      </w:del>
      <w:r>
        <w:t xml:space="preserve">defines </w:t>
      </w:r>
      <w:commentRangeEnd w:id="85"/>
      <w:r w:rsidR="00540F4B">
        <w:rPr>
          <w:rStyle w:val="CommentReference"/>
          <w:sz w:val="24"/>
          <w:szCs w:val="24"/>
        </w:rPr>
        <w:commentReference w:id="85"/>
      </w:r>
      <w:r>
        <w:t xml:space="preserve">these rates in either of two ways, and the schedule built here is one particular choice. A rate may be a stock, the share of the population of an age and gender who currently hold the pension, or a flow, the new pensioners of an age and gender expressed over a base. </w:t>
      </w:r>
      <w:commentRangeStart w:id="89"/>
      <w:r>
        <w:t xml:space="preserve">The schedule built here is a flow over the population: the derived new pensioners of an age and gender, divided by the population of the same age and gender from a historical population series, and averaged over the most recent years, twenty in the pilot, to give a single schedule per type. </w:t>
      </w:r>
      <w:commentRangeEnd w:id="89"/>
      <w:r w:rsidR="00B17495">
        <w:rPr>
          <w:rStyle w:val="CommentReference"/>
          <w:sz w:val="24"/>
          <w:szCs w:val="24"/>
        </w:rPr>
        <w:commentReference w:id="89"/>
      </w:r>
      <w:r>
        <w:t>The three subsections take each flow in turn, giving the rate in PROST’s terms, the form it takes, and what is specific to it; the final subsection covers the thin-data environments.</w:t>
      </w:r>
    </w:p>
    <w:p w14:paraId="688D2579" w14:textId="77777777" w:rsidR="00155C70" w:rsidRDefault="00D956D4">
      <w:pPr>
        <w:pStyle w:val="Heading2"/>
      </w:pPr>
      <w:bookmarkStart w:id="90" w:name="new-old-age-pensioners"/>
      <w:r>
        <w:rPr>
          <w:rStyle w:val="SectionNumber"/>
        </w:rPr>
        <w:t>7.1</w:t>
      </w:r>
      <w:r>
        <w:tab/>
      </w:r>
      <w:commentRangeStart w:id="91"/>
      <w:r>
        <w:t>New old-age pensioners</w:t>
      </w:r>
      <w:commentRangeEnd w:id="91"/>
      <w:r w:rsidR="008F1109">
        <w:rPr>
          <w:rStyle w:val="CommentReference"/>
          <w:sz w:val="28"/>
          <w:szCs w:val="28"/>
        </w:rPr>
        <w:commentReference w:id="91"/>
      </w:r>
    </w:p>
    <w:p w14:paraId="688D257A" w14:textId="77777777" w:rsidR="00155C70" w:rsidRDefault="00D956D4">
      <w:pPr>
        <w:pStyle w:val="FirstParagraph"/>
      </w:pPr>
      <w:r>
        <w:t>The retirement rate, rr% in PROST, is the rate at which workers take up an old-age pension: of the people of a given age and gender, the share that retired onto an old-age pension in a year. The whole sequence by which it is built is set out here, because the step that derives the new pensioners from their survivors is clearest on this flow.</w:t>
      </w:r>
    </w:p>
    <w:p w14:paraId="688D257B" w14:textId="77777777" w:rsidR="00155C70" w:rsidRDefault="00D956D4">
      <w:pPr>
        <w:pStyle w:val="BodyText"/>
      </w:pPr>
      <w:r>
        <w:t>The rate needs, for each past year, the number of new old-age pensioners at each age. What exists instead is the beneficiary register, a snapshot taken in the base year: the old-age pensioners alive now, each carrying their current age and the year they retired. The register is collapsed to counts, for every current age, gender, and year of retirement, how many such pensioners are still on it. These counts are not the new pensioners but their survivors: anyone who retired onto an old-age pension in an earli</w:t>
      </w:r>
      <w:r>
        <w:t>er year and has since died is no longer on the register, so counting today’s pensioners by their year of retirement falls short of the number who actually retired, and falls shortest for retirements long ago in old cohorts, where the most have since died.</w:t>
      </w:r>
    </w:p>
    <w:p w14:paraId="688D257C" w14:textId="77777777" w:rsidR="00155C70" w:rsidRDefault="00D956D4">
      <w:pPr>
        <w:pStyle w:val="BodyText"/>
      </w:pPr>
      <w:r>
        <w:t>The new pensioners are not observed directly; they are derived from the survivors on the register. To turn the survivors back into the new pensioners, each count is scaled up by the chance of having survived from retirement to now. The age at which a group retired is reconstructed from the snapshot, the current age less the years elapsed since retirement,</w:t>
      </w:r>
    </w:p>
    <w:p w14:paraId="688D257D" w14:textId="77777777" w:rsidR="00155C70" w:rsidRDefault="00D956D4">
      <w:pPr>
        <w:pStyle w:val="BodyText"/>
        <w:jc w:val="center"/>
      </w:pPr>
      <w:r>
        <w:rPr>
          <w:noProof/>
        </w:rPr>
        <w:drawing>
          <wp:inline distT="0" distB="0" distL="0" distR="0" wp14:anchorId="688D2669" wp14:editId="688D266A">
            <wp:extent cx="3813048" cy="246592"/>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eq/d26-1.png"/>
                    <pic:cNvPicPr>
                      <a:picLocks noChangeAspect="1" noChangeArrowheads="1"/>
                    </pic:cNvPicPr>
                  </pic:nvPicPr>
                  <pic:blipFill>
                    <a:blip r:embed="rId44"/>
                    <a:stretch>
                      <a:fillRect/>
                    </a:stretch>
                  </pic:blipFill>
                  <pic:spPr bwMode="auto">
                    <a:xfrm>
                      <a:off x="0" y="0"/>
                      <a:ext cx="3813048" cy="246592"/>
                    </a:xfrm>
                    <a:prstGeom prst="rect">
                      <a:avLst/>
                    </a:prstGeom>
                    <a:noFill/>
                    <a:ln w="9525">
                      <a:noFill/>
                      <a:headEnd/>
                      <a:tailEnd/>
                    </a:ln>
                  </pic:spPr>
                </pic:pic>
              </a:graphicData>
            </a:graphic>
          </wp:inline>
        </w:drawing>
      </w:r>
    </w:p>
    <w:p w14:paraId="688D257E" w14:textId="77777777" w:rsidR="00155C70" w:rsidRDefault="00D956D4">
      <w:pPr>
        <w:pStyle w:val="BodyText"/>
      </w:pPr>
      <w:r>
        <w:t>and the cohort-survival schedule of the section introduction is read at two points for that group’s birth cohort: survival to the age at retirement, S(age at retirement), and survival to the current age, S(age now). Their ratio is the conditional probability that someone who retired at the age at retirement is still alive at the current age. Because the count seen today is the original new pensioners already thinned by exactly this conditional survival, dividing it back out gives the number who originally r</w:t>
      </w:r>
      <w:r>
        <w:t>etired,</w:t>
      </w:r>
    </w:p>
    <w:p w14:paraId="688D257F" w14:textId="77777777" w:rsidR="00155C70" w:rsidRDefault="00D956D4">
      <w:pPr>
        <w:pStyle w:val="BodyText"/>
        <w:jc w:val="center"/>
      </w:pPr>
      <w:r>
        <w:rPr>
          <w:noProof/>
        </w:rPr>
        <w:lastRenderedPageBreak/>
        <w:drawing>
          <wp:inline distT="0" distB="0" distL="0" distR="0" wp14:anchorId="688D266B" wp14:editId="688D266C">
            <wp:extent cx="3218688" cy="353903"/>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eq/d27-1.png"/>
                    <pic:cNvPicPr>
                      <a:picLocks noChangeAspect="1" noChangeArrowheads="1"/>
                    </pic:cNvPicPr>
                  </pic:nvPicPr>
                  <pic:blipFill>
                    <a:blip r:embed="rId45"/>
                    <a:stretch>
                      <a:fillRect/>
                    </a:stretch>
                  </pic:blipFill>
                  <pic:spPr bwMode="auto">
                    <a:xfrm>
                      <a:off x="0" y="0"/>
                      <a:ext cx="3218688" cy="353903"/>
                    </a:xfrm>
                    <a:prstGeom prst="rect">
                      <a:avLst/>
                    </a:prstGeom>
                    <a:noFill/>
                    <a:ln w="9525">
                      <a:noFill/>
                      <a:headEnd/>
                      <a:tailEnd/>
                    </a:ln>
                  </pic:spPr>
                </pic:pic>
              </a:graphicData>
            </a:graphic>
          </wp:inline>
        </w:drawing>
      </w:r>
    </w:p>
    <w:p w14:paraId="688D2580" w14:textId="77777777" w:rsidR="00155C70" w:rsidRDefault="00D956D4">
      <w:pPr>
        <w:pStyle w:val="BodyText"/>
      </w:pPr>
      <w:r>
        <w:t>A worked case makes the step concrete. Take a group that retired onto an old-age pension at age 60 and is seen at age 90 in the base year, with cohort survival S(60)=0.85 and S(90)=0.40. The chance of surviving from 60 to 90 is 0.40/0.85≈0.47, so 100 such pensioners still on the register stand for 100/0.47≈213 who originally retired, restoring the 113 who have since died. A group seen a year or two after retiring is scaled by a survival near one and barely moves; the oldest, longest-ago retirements are scal</w:t>
      </w:r>
      <w:r>
        <w:t>ed up the most.</w:t>
      </w:r>
    </w:p>
    <w:p w14:paraId="688D2581" w14:textId="77777777" w:rsidR="00155C70" w:rsidRDefault="00D956D4">
      <w:pPr>
        <w:pStyle w:val="BodyText"/>
      </w:pPr>
      <w:r>
        <w:t>The derived new pensioners are then expressed per head of the population of the same cohort at the age and year of retirement, which gives the share of that population that took up the pension, and the schedule is averaged over the most recent years, twenty in the pilot, to smooth year-to-year noise,</w:t>
      </w:r>
    </w:p>
    <w:p w14:paraId="688D2582" w14:textId="77777777" w:rsidR="00155C70" w:rsidRDefault="00D956D4">
      <w:pPr>
        <w:pStyle w:val="BodyText"/>
        <w:jc w:val="center"/>
      </w:pPr>
      <w:r>
        <w:rPr>
          <w:noProof/>
        </w:rPr>
        <w:drawing>
          <wp:inline distT="0" distB="0" distL="0" distR="0" wp14:anchorId="688D266D" wp14:editId="688D266E">
            <wp:extent cx="2624328" cy="348996"/>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eq/d28-1.png"/>
                    <pic:cNvPicPr>
                      <a:picLocks noChangeAspect="1" noChangeArrowheads="1"/>
                    </pic:cNvPicPr>
                  </pic:nvPicPr>
                  <pic:blipFill>
                    <a:blip r:embed="rId46"/>
                    <a:stretch>
                      <a:fillRect/>
                    </a:stretch>
                  </pic:blipFill>
                  <pic:spPr bwMode="auto">
                    <a:xfrm>
                      <a:off x="0" y="0"/>
                      <a:ext cx="2624328" cy="348996"/>
                    </a:xfrm>
                    <a:prstGeom prst="rect">
                      <a:avLst/>
                    </a:prstGeom>
                    <a:noFill/>
                    <a:ln w="9525">
                      <a:noFill/>
                      <a:headEnd/>
                      <a:tailEnd/>
                    </a:ln>
                  </pic:spPr>
                </pic:pic>
              </a:graphicData>
            </a:graphic>
          </wp:inline>
        </w:drawing>
      </w:r>
    </w:p>
    <w:p w14:paraId="688D2583" w14:textId="77777777" w:rsidR="00155C70" w:rsidRDefault="00D956D4">
      <w:pPr>
        <w:pStyle w:val="BodyText"/>
      </w:pPr>
      <w:r>
        <w:t>Two things are specific to this flow. The first is a refinement noted in the code but not yet carried out: the schedule should be indexed not by raw age but by the implied retirement age, so that, like the contribution rates of Section 6, it moves correctly when the retirement age is reformed. As it stands the rate is fixed to age, so a reform that raised the retirement age would leave the old age-profile of retirement in place, with workers still shown retiring at ages the reform was meant to close off; in</w:t>
      </w:r>
      <w:r>
        <w:t>dexing instead by the distance to the reformed retirement age would carry the schedule with the rule. The second is that the engine does not in fact draw against this rate at all. Old-age retirement in the projection is produced by the engine’s rule-based retirement decision, which moves an eligible worker into retirement directly; the retirement rate estimated here is therefore computed but unused, kept either as an alternative, rate-based way of timing retirement or as a check on the rule.</w:t>
      </w:r>
    </w:p>
    <w:p w14:paraId="688D2584" w14:textId="77777777" w:rsidR="00155C70" w:rsidRDefault="00D956D4">
      <w:pPr>
        <w:pStyle w:val="Heading2"/>
      </w:pPr>
      <w:bookmarkStart w:id="92" w:name="new-disability-pensioners"/>
      <w:bookmarkEnd w:id="90"/>
      <w:r>
        <w:rPr>
          <w:rStyle w:val="SectionNumber"/>
        </w:rPr>
        <w:t>7.2</w:t>
      </w:r>
      <w:r>
        <w:tab/>
        <w:t>New disability pensioners</w:t>
      </w:r>
    </w:p>
    <w:p w14:paraId="688D2585" w14:textId="77777777" w:rsidR="00155C70" w:rsidRDefault="00D956D4">
      <w:pPr>
        <w:pStyle w:val="FirstParagraph"/>
      </w:pPr>
      <w:r>
        <w:t>The disability rate, ds% in PROST, is the rate at which active workers move onto a disability pension. It is built from the disability counts exactly as the retirement rate is built from the old-age counts, the derived new disability pensioners of an age and gender per head of population,</w:t>
      </w:r>
    </w:p>
    <w:p w14:paraId="688D2586" w14:textId="77777777" w:rsidR="00155C70" w:rsidRDefault="00D956D4">
      <w:pPr>
        <w:pStyle w:val="BodyText"/>
        <w:jc w:val="center"/>
      </w:pPr>
      <w:r>
        <w:rPr>
          <w:noProof/>
        </w:rPr>
        <w:drawing>
          <wp:inline distT="0" distB="0" distL="0" distR="0" wp14:anchorId="688D266F" wp14:editId="688D2670">
            <wp:extent cx="2670048" cy="349394"/>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eq/d29-1.png"/>
                    <pic:cNvPicPr>
                      <a:picLocks noChangeAspect="1" noChangeArrowheads="1"/>
                    </pic:cNvPicPr>
                  </pic:nvPicPr>
                  <pic:blipFill>
                    <a:blip r:embed="rId47"/>
                    <a:stretch>
                      <a:fillRect/>
                    </a:stretch>
                  </pic:blipFill>
                  <pic:spPr bwMode="auto">
                    <a:xfrm>
                      <a:off x="0" y="0"/>
                      <a:ext cx="2670048" cy="349394"/>
                    </a:xfrm>
                    <a:prstGeom prst="rect">
                      <a:avLst/>
                    </a:prstGeom>
                    <a:noFill/>
                    <a:ln w="9525">
                      <a:noFill/>
                      <a:headEnd/>
                      <a:tailEnd/>
                    </a:ln>
                  </pic:spPr>
                </pic:pic>
              </a:graphicData>
            </a:graphic>
          </wp:inline>
        </w:drawing>
      </w:r>
    </w:p>
    <w:p w14:paraId="688D2587" w14:textId="77777777" w:rsidR="00155C70" w:rsidRDefault="00D956D4">
      <w:pPr>
        <w:pStyle w:val="BodyText"/>
      </w:pPr>
      <w:r>
        <w:t>The mechanism is a direct draw: when it is switched on, each active worker of a given age and gender faces this rate as the chance of becoming disabled in the year, and a worker so drawn moves into the disabled state. In the engine’s order of outflows the draw is resolved after death and retirement, on the reasoning that a worker already eligible to retire will as a rule draw the old-age pension rather than pursue a disability claim, so that disability falls mainly among those not yet eligible to retire. At</w:t>
      </w:r>
      <w:r>
        <w:t xml:space="preserve"> present the draw is not switched on: no active worker is moved into the disabled state, the corresponding step in the engine being a placeholder.</w:t>
      </w:r>
    </w:p>
    <w:p w14:paraId="688D2588" w14:textId="77777777" w:rsidR="00155C70" w:rsidRDefault="00D956D4">
      <w:pPr>
        <w:pStyle w:val="Heading2"/>
      </w:pPr>
      <w:bookmarkStart w:id="93" w:name="new-survivor-pensioners"/>
      <w:bookmarkEnd w:id="92"/>
      <w:r>
        <w:rPr>
          <w:rStyle w:val="SectionNumber"/>
        </w:rPr>
        <w:lastRenderedPageBreak/>
        <w:t>7.3</w:t>
      </w:r>
      <w:r>
        <w:tab/>
      </w:r>
      <w:commentRangeStart w:id="94"/>
      <w:r>
        <w:t>New survivor pensioners</w:t>
      </w:r>
      <w:commentRangeEnd w:id="94"/>
      <w:r w:rsidR="0054696E">
        <w:rPr>
          <w:rStyle w:val="CommentReference"/>
          <w:sz w:val="28"/>
          <w:szCs w:val="28"/>
        </w:rPr>
        <w:commentReference w:id="94"/>
      </w:r>
    </w:p>
    <w:p w14:paraId="688D2589" w14:textId="77777777" w:rsidR="00155C70" w:rsidRDefault="00D956D4">
      <w:pPr>
        <w:pStyle w:val="FirstParagraph"/>
      </w:pPr>
      <w:r>
        <w:t>The survivor rate, sp% in PROST, determines the opening of survivor pensions. It is built from the survivor counts as above, the derived survivors of an age and gender per head of population,</w:t>
      </w:r>
    </w:p>
    <w:p w14:paraId="688D258A" w14:textId="77777777" w:rsidR="00155C70" w:rsidRDefault="00D956D4">
      <w:pPr>
        <w:pStyle w:val="BodyText"/>
        <w:jc w:val="center"/>
      </w:pPr>
      <w:r>
        <w:rPr>
          <w:noProof/>
        </w:rPr>
        <w:drawing>
          <wp:inline distT="0" distB="0" distL="0" distR="0" wp14:anchorId="688D2671" wp14:editId="688D2672">
            <wp:extent cx="1792224" cy="348699"/>
            <wp:effectExtent l="0" t="0" r="0" b="0"/>
            <wp:docPr id="154" name="Picture"/>
            <wp:cNvGraphicFramePr/>
            <a:graphic xmlns:a="http://schemas.openxmlformats.org/drawingml/2006/main">
              <a:graphicData uri="http://schemas.openxmlformats.org/drawingml/2006/picture">
                <pic:pic xmlns:pic="http://schemas.openxmlformats.org/drawingml/2006/picture">
                  <pic:nvPicPr>
                    <pic:cNvPr id="155" name="Picture" descr="eq/d30-1.png"/>
                    <pic:cNvPicPr>
                      <a:picLocks noChangeAspect="1" noChangeArrowheads="1"/>
                    </pic:cNvPicPr>
                  </pic:nvPicPr>
                  <pic:blipFill>
                    <a:blip r:embed="rId48"/>
                    <a:stretch>
                      <a:fillRect/>
                    </a:stretch>
                  </pic:blipFill>
                  <pic:spPr bwMode="auto">
                    <a:xfrm>
                      <a:off x="0" y="0"/>
                      <a:ext cx="1792224" cy="348699"/>
                    </a:xfrm>
                    <a:prstGeom prst="rect">
                      <a:avLst/>
                    </a:prstGeom>
                    <a:noFill/>
                    <a:ln w="9525">
                      <a:noFill/>
                      <a:headEnd/>
                      <a:tailEnd/>
                    </a:ln>
                  </pic:spPr>
                </pic:pic>
              </a:graphicData>
            </a:graphic>
          </wp:inline>
        </w:drawing>
      </w:r>
    </w:p>
    <w:p w14:paraId="688D258B" w14:textId="77777777" w:rsidR="00155C70" w:rsidRDefault="00D956D4">
      <w:pPr>
        <w:pStyle w:val="BodyText"/>
      </w:pPr>
      <w:r>
        <w:t>Its mechanism differs from the other two. A survivor pension is opened not when an active worker is drawn out of the active state, but when an affiliate dies and leaves a dependant, so switching the draw on requires the engine to keep a record of deceased affiliates, against which survivor pensions can be opened; both the draw and that record are pending. One further point is specific to this flow, and it is an error rather than a design choice: the current code forms the survivor rate from the old-age coun</w:t>
      </w:r>
      <w:r>
        <w:t>ts rather than the survivor counts, a copy-and-paste slip, which must be corrected before the rate is used.</w:t>
      </w:r>
    </w:p>
    <w:p w14:paraId="688D258C" w14:textId="77777777" w:rsidR="00155C70" w:rsidRDefault="00D956D4">
      <w:pPr>
        <w:pStyle w:val="Heading2"/>
      </w:pPr>
      <w:bookmarkStart w:id="95" w:name="across-the-data-environments"/>
      <w:bookmarkEnd w:id="93"/>
      <w:r>
        <w:rPr>
          <w:rStyle w:val="SectionNumber"/>
        </w:rPr>
        <w:t>7.4</w:t>
      </w:r>
      <w:r>
        <w:tab/>
        <w:t>Across the data environments</w:t>
      </w:r>
    </w:p>
    <w:p w14:paraId="688D258D" w14:textId="77777777" w:rsidR="00155C70" w:rsidRDefault="00D956D4">
      <w:pPr>
        <w:pStyle w:val="FirstParagraph"/>
      </w:pPr>
      <w:r>
        <w:t>The three rates depend on a beneficiary register and a mortality table, which exist only in the richer environments.</w:t>
      </w:r>
    </w:p>
    <w:p w14:paraId="688D258E" w14:textId="77777777" w:rsidR="00155C70" w:rsidRDefault="00D956D4">
      <w:pPr>
        <w:pStyle w:val="Compact"/>
        <w:numPr>
          <w:ilvl w:val="0"/>
          <w:numId w:val="15"/>
        </w:numPr>
      </w:pPr>
      <w:r>
        <w:rPr>
          <w:b/>
          <w:bCs/>
        </w:rPr>
        <w:t>Rich environment (a register and a mortality table both exist).</w:t>
      </w:r>
      <w:r>
        <w:t xml:space="preserve"> All three rates, retirement, disability, and survivor, are estimated as above, directly from the data.</w:t>
      </w:r>
    </w:p>
    <w:p w14:paraId="688D258F" w14:textId="77777777" w:rsidR="00155C70" w:rsidRDefault="00D956D4">
      <w:pPr>
        <w:pStyle w:val="Compact"/>
        <w:numPr>
          <w:ilvl w:val="0"/>
          <w:numId w:val="15"/>
        </w:numPr>
      </w:pPr>
      <w:r>
        <w:rPr>
          <w:b/>
          <w:bCs/>
        </w:rPr>
        <w:t>Low, very-low, and extremely-low environments.</w:t>
      </w:r>
      <w:r>
        <w:t xml:space="preserve"> The register and the long mortality series are precisely what these environments lack, so the three rates are supplied from default schedules rather than estimated.</w:t>
      </w:r>
    </w:p>
    <w:p w14:paraId="688D2590" w14:textId="77777777" w:rsidR="00155C70" w:rsidRDefault="00D956D4">
      <w:pPr>
        <w:pStyle w:val="FirstParagraph"/>
      </w:pPr>
      <w:r>
        <w:t>The schedules are prepared and saved in every case. As set out above, though, the engine does not currently draw against any of them: old-age retirement is produced by the engine’s retirement rule, and the disability and survivor draws are not yet switched on.</w:t>
      </w:r>
    </w:p>
    <w:p w14:paraId="688D2591" w14:textId="77777777" w:rsidR="00155C70" w:rsidRDefault="00D956D4">
      <w:pPr>
        <w:pStyle w:val="Heading1"/>
      </w:pPr>
      <w:bookmarkStart w:id="96" w:name="the-projection-engine"/>
      <w:bookmarkEnd w:id="82"/>
      <w:bookmarkEnd w:id="95"/>
      <w:r>
        <w:rPr>
          <w:rStyle w:val="SectionNumber"/>
        </w:rPr>
        <w:t>8</w:t>
      </w:r>
      <w:r>
        <w:tab/>
      </w:r>
      <w:commentRangeStart w:id="97"/>
      <w:r>
        <w:t>The projection engine</w:t>
      </w:r>
      <w:commentRangeEnd w:id="97"/>
      <w:r w:rsidR="00101F75">
        <w:rPr>
          <w:rStyle w:val="CommentReference"/>
          <w:sz w:val="32"/>
          <w:szCs w:val="32"/>
        </w:rPr>
        <w:commentReference w:id="97"/>
      </w:r>
    </w:p>
    <w:p w14:paraId="688D2592" w14:textId="11CF445C" w:rsidR="00155C70" w:rsidRDefault="00D956D4">
      <w:pPr>
        <w:pStyle w:val="FirstParagraph"/>
      </w:pPr>
      <w:r>
        <w:t>The PROST Upgrade</w:t>
      </w:r>
      <w:ins w:id="98" w:author="Duncan MacDonald" w:date="2026-06-22T15:50:00Z" w16du:dateUtc="2026-06-22T19:50:00Z">
        <w:r w:rsidR="007A593D">
          <w:t xml:space="preserve"> microsimulation model</w:t>
        </w:r>
      </w:ins>
      <w:r>
        <w:t xml:space="preserve"> is built on a single simulation engine. It holds a population of individual records and advances it forward over a projection horizon of up to ei</w:t>
      </w:r>
      <w:commentRangeStart w:id="99"/>
      <w:r>
        <w:t>ghty years</w:t>
      </w:r>
      <w:commentRangeEnd w:id="99"/>
      <w:r w:rsidR="007A593D">
        <w:rPr>
          <w:rStyle w:val="CommentReference"/>
          <w:sz w:val="24"/>
          <w:szCs w:val="24"/>
        </w:rPr>
        <w:commentReference w:id="99"/>
      </w:r>
      <w:r>
        <w:t>, one year at a time, and within each year at monthly resolution for the parts that need it. As it runs it creates new affiliates, draws contribution transitions, mortality, and movements into retirement, applies the benefit rules to those who qualify, and accumulates each person’s length of service, account balance, and accrued rights. The engine is the same in every application; what differs between countries is only the inputs it is given, and building those inputs is the subject of the rest of this note</w:t>
      </w:r>
      <w:r>
        <w:t>. This section sets out the engine itself: the records it works on, the order in which it processes each year, and the rule behind each step.</w:t>
      </w:r>
    </w:p>
    <w:p w14:paraId="688D2593" w14:textId="77777777" w:rsidR="00155C70" w:rsidRDefault="00D956D4">
      <w:pPr>
        <w:pStyle w:val="BodyText"/>
      </w:pPr>
      <w:r>
        <w:t>To run, the engine needs six inputs, each prepared by one step of the pre-processing pipeline.</w:t>
      </w:r>
    </w:p>
    <w:p w14:paraId="688D2594" w14:textId="77777777" w:rsidR="00155C70" w:rsidRDefault="00D956D4">
      <w:pPr>
        <w:pStyle w:val="BodyText"/>
      </w:pPr>
      <w:r>
        <w:rPr>
          <w:b/>
          <w:bCs/>
        </w:rPr>
        <w:t>Table 4. The six inputs the engine consumes, and where each is built.</w:t>
      </w:r>
    </w:p>
    <w:tbl>
      <w:tblPr>
        <w:tblStyle w:val="Table"/>
        <w:tblW w:w="5000" w:type="pct"/>
        <w:tblLook w:val="0020" w:firstRow="1" w:lastRow="0" w:firstColumn="0" w:lastColumn="0" w:noHBand="0" w:noVBand="0"/>
      </w:tblPr>
      <w:tblGrid>
        <w:gridCol w:w="644"/>
        <w:gridCol w:w="2873"/>
        <w:gridCol w:w="4792"/>
        <w:gridCol w:w="1051"/>
      </w:tblGrid>
      <w:tr w:rsidR="00155C70" w14:paraId="688D2599" w14:textId="77777777" w:rsidTr="00155C70">
        <w:trPr>
          <w:cnfStyle w:val="100000000000" w:firstRow="1" w:lastRow="0" w:firstColumn="0" w:lastColumn="0" w:oddVBand="0" w:evenVBand="0" w:oddHBand="0" w:evenHBand="0" w:firstRowFirstColumn="0" w:firstRowLastColumn="0" w:lastRowFirstColumn="0" w:lastRowLastColumn="0"/>
          <w:tblHeader/>
        </w:trPr>
        <w:tc>
          <w:tcPr>
            <w:tcW w:w="0" w:type="auto"/>
          </w:tcPr>
          <w:p w14:paraId="688D2595" w14:textId="77777777" w:rsidR="00155C70" w:rsidRDefault="00D956D4">
            <w:pPr>
              <w:pStyle w:val="Compact"/>
            </w:pPr>
            <w:r>
              <w:lastRenderedPageBreak/>
              <w:t>Step</w:t>
            </w:r>
          </w:p>
        </w:tc>
        <w:tc>
          <w:tcPr>
            <w:tcW w:w="0" w:type="auto"/>
          </w:tcPr>
          <w:p w14:paraId="688D2596" w14:textId="77777777" w:rsidR="00155C70" w:rsidRDefault="00D956D4">
            <w:pPr>
              <w:pStyle w:val="Compact"/>
            </w:pPr>
            <w:r>
              <w:t>Produces</w:t>
            </w:r>
          </w:p>
        </w:tc>
        <w:tc>
          <w:tcPr>
            <w:tcW w:w="0" w:type="auto"/>
          </w:tcPr>
          <w:p w14:paraId="688D2597" w14:textId="77777777" w:rsidR="00155C70" w:rsidRDefault="00D956D4">
            <w:pPr>
              <w:pStyle w:val="Compact"/>
            </w:pPr>
            <w:r>
              <w:t>Role in the engine</w:t>
            </w:r>
          </w:p>
        </w:tc>
        <w:tc>
          <w:tcPr>
            <w:tcW w:w="0" w:type="auto"/>
          </w:tcPr>
          <w:p w14:paraId="688D2598" w14:textId="77777777" w:rsidR="00155C70" w:rsidRDefault="00D956D4">
            <w:pPr>
              <w:pStyle w:val="Compact"/>
            </w:pPr>
            <w:r>
              <w:t>Built in</w:t>
            </w:r>
          </w:p>
        </w:tc>
      </w:tr>
      <w:tr w:rsidR="00155C70" w14:paraId="688D259E" w14:textId="77777777">
        <w:tc>
          <w:tcPr>
            <w:tcW w:w="0" w:type="auto"/>
          </w:tcPr>
          <w:p w14:paraId="688D259A" w14:textId="77777777" w:rsidR="00155C70" w:rsidRDefault="00D956D4">
            <w:pPr>
              <w:pStyle w:val="Compact"/>
            </w:pPr>
            <w:r>
              <w:t>1</w:t>
            </w:r>
          </w:p>
        </w:tc>
        <w:tc>
          <w:tcPr>
            <w:tcW w:w="0" w:type="auto"/>
          </w:tcPr>
          <w:p w14:paraId="688D259B" w14:textId="77777777" w:rsidR="00155C70" w:rsidRDefault="00D956D4">
            <w:pPr>
              <w:pStyle w:val="Compact"/>
            </w:pPr>
            <w:r>
              <w:t>Life-cycle wage growth profiles</w:t>
            </w:r>
          </w:p>
        </w:tc>
        <w:tc>
          <w:tcPr>
            <w:tcW w:w="0" w:type="auto"/>
          </w:tcPr>
          <w:p w14:paraId="688D259C" w14:textId="77777777" w:rsidR="00155C70" w:rsidRDefault="00D956D4">
            <w:pPr>
              <w:pStyle w:val="Compact"/>
            </w:pPr>
            <w:r>
              <w:t>How each worker’s wage evolves</w:t>
            </w:r>
          </w:p>
        </w:tc>
        <w:tc>
          <w:tcPr>
            <w:tcW w:w="0" w:type="auto"/>
          </w:tcPr>
          <w:p w14:paraId="688D259D" w14:textId="77777777" w:rsidR="00155C70" w:rsidRDefault="00D956D4">
            <w:pPr>
              <w:pStyle w:val="Compact"/>
            </w:pPr>
            <w:r>
              <w:t>Section 2</w:t>
            </w:r>
          </w:p>
        </w:tc>
      </w:tr>
      <w:tr w:rsidR="00155C70" w14:paraId="688D25A3" w14:textId="77777777">
        <w:tc>
          <w:tcPr>
            <w:tcW w:w="0" w:type="auto"/>
          </w:tcPr>
          <w:p w14:paraId="688D259F" w14:textId="77777777" w:rsidR="00155C70" w:rsidRDefault="00D956D4">
            <w:pPr>
              <w:pStyle w:val="Compact"/>
            </w:pPr>
            <w:r>
              <w:t>2</w:t>
            </w:r>
          </w:p>
        </w:tc>
        <w:tc>
          <w:tcPr>
            <w:tcW w:w="0" w:type="auto"/>
          </w:tcPr>
          <w:p w14:paraId="688D25A0" w14:textId="77777777" w:rsidR="00155C70" w:rsidRDefault="00D956D4">
            <w:pPr>
              <w:pStyle w:val="Compact"/>
            </w:pPr>
            <w:r>
              <w:t>Base-year dataset</w:t>
            </w:r>
          </w:p>
        </w:tc>
        <w:tc>
          <w:tcPr>
            <w:tcW w:w="0" w:type="auto"/>
          </w:tcPr>
          <w:p w14:paraId="688D25A1" w14:textId="77777777" w:rsidR="00155C70" w:rsidRDefault="00D956D4">
            <w:pPr>
              <w:pStyle w:val="Compact"/>
            </w:pPr>
            <w:r>
              <w:t>The starting population of affiliates</w:t>
            </w:r>
          </w:p>
        </w:tc>
        <w:tc>
          <w:tcPr>
            <w:tcW w:w="0" w:type="auto"/>
          </w:tcPr>
          <w:p w14:paraId="688D25A2" w14:textId="77777777" w:rsidR="00155C70" w:rsidRDefault="00D956D4">
            <w:pPr>
              <w:pStyle w:val="Compact"/>
            </w:pPr>
            <w:r>
              <w:t>Section 3</w:t>
            </w:r>
          </w:p>
        </w:tc>
      </w:tr>
      <w:tr w:rsidR="00155C70" w14:paraId="688D25A8" w14:textId="77777777">
        <w:tc>
          <w:tcPr>
            <w:tcW w:w="0" w:type="auto"/>
          </w:tcPr>
          <w:p w14:paraId="688D25A4" w14:textId="77777777" w:rsidR="00155C70" w:rsidRDefault="00D956D4">
            <w:pPr>
              <w:pStyle w:val="Compact"/>
            </w:pPr>
            <w:r>
              <w:t>3</w:t>
            </w:r>
          </w:p>
        </w:tc>
        <w:tc>
          <w:tcPr>
            <w:tcW w:w="0" w:type="auto"/>
          </w:tcPr>
          <w:p w14:paraId="688D25A5" w14:textId="77777777" w:rsidR="00155C70" w:rsidRDefault="00D956D4">
            <w:pPr>
              <w:pStyle w:val="Compact"/>
            </w:pPr>
            <w:r>
              <w:t>Beneficiary database</w:t>
            </w:r>
          </w:p>
        </w:tc>
        <w:tc>
          <w:tcPr>
            <w:tcW w:w="0" w:type="auto"/>
          </w:tcPr>
          <w:p w14:paraId="688D25A6" w14:textId="77777777" w:rsidR="00155C70" w:rsidRDefault="00D956D4">
            <w:pPr>
              <w:pStyle w:val="Compact"/>
            </w:pPr>
            <w:r>
              <w:t>The current pensioners carried into the projection</w:t>
            </w:r>
          </w:p>
        </w:tc>
        <w:tc>
          <w:tcPr>
            <w:tcW w:w="0" w:type="auto"/>
          </w:tcPr>
          <w:p w14:paraId="688D25A7" w14:textId="77777777" w:rsidR="00155C70" w:rsidRDefault="00D956D4">
            <w:pPr>
              <w:pStyle w:val="Compact"/>
            </w:pPr>
            <w:r>
              <w:t>Section 4</w:t>
            </w:r>
          </w:p>
        </w:tc>
      </w:tr>
      <w:tr w:rsidR="00155C70" w14:paraId="688D25AD" w14:textId="77777777">
        <w:tc>
          <w:tcPr>
            <w:tcW w:w="0" w:type="auto"/>
          </w:tcPr>
          <w:p w14:paraId="688D25A9" w14:textId="77777777" w:rsidR="00155C70" w:rsidRDefault="00D956D4">
            <w:pPr>
              <w:pStyle w:val="Compact"/>
            </w:pPr>
            <w:r>
              <w:t>4</w:t>
            </w:r>
          </w:p>
        </w:tc>
        <w:tc>
          <w:tcPr>
            <w:tcW w:w="0" w:type="auto"/>
          </w:tcPr>
          <w:p w14:paraId="688D25AA" w14:textId="77777777" w:rsidR="00155C70" w:rsidRDefault="00D956D4">
            <w:pPr>
              <w:pStyle w:val="Compact"/>
            </w:pPr>
            <w:r>
              <w:t>Affiliation rates</w:t>
            </w:r>
          </w:p>
        </w:tc>
        <w:tc>
          <w:tcPr>
            <w:tcW w:w="0" w:type="auto"/>
          </w:tcPr>
          <w:p w14:paraId="688D25AB" w14:textId="77777777" w:rsidR="00155C70" w:rsidRDefault="00D956D4">
            <w:pPr>
              <w:pStyle w:val="Compact"/>
            </w:pPr>
            <w:r>
              <w:t>The number and profile of new affiliates each period</w:t>
            </w:r>
          </w:p>
        </w:tc>
        <w:tc>
          <w:tcPr>
            <w:tcW w:w="0" w:type="auto"/>
          </w:tcPr>
          <w:p w14:paraId="688D25AC" w14:textId="77777777" w:rsidR="00155C70" w:rsidRDefault="00D956D4">
            <w:pPr>
              <w:pStyle w:val="Compact"/>
            </w:pPr>
            <w:r>
              <w:t>Section 5</w:t>
            </w:r>
          </w:p>
        </w:tc>
      </w:tr>
      <w:tr w:rsidR="00155C70" w14:paraId="688D25B2" w14:textId="77777777">
        <w:tc>
          <w:tcPr>
            <w:tcW w:w="0" w:type="auto"/>
          </w:tcPr>
          <w:p w14:paraId="688D25AE" w14:textId="77777777" w:rsidR="00155C70" w:rsidRDefault="00D956D4">
            <w:pPr>
              <w:pStyle w:val="Compact"/>
            </w:pPr>
            <w:r>
              <w:t>5</w:t>
            </w:r>
          </w:p>
        </w:tc>
        <w:tc>
          <w:tcPr>
            <w:tcW w:w="0" w:type="auto"/>
          </w:tcPr>
          <w:p w14:paraId="688D25AF" w14:textId="77777777" w:rsidR="00155C70" w:rsidRDefault="00D956D4">
            <w:pPr>
              <w:pStyle w:val="Compact"/>
            </w:pPr>
            <w:r>
              <w:t>Transition rates T</w:t>
            </w:r>
            <w:r>
              <w:rPr>
                <w:vertAlign w:val="subscript"/>
              </w:rPr>
              <w:t>1</w:t>
            </w:r>
            <w:r>
              <w:t>, T</w:t>
            </w:r>
            <w:r>
              <w:rPr>
                <w:vertAlign w:val="subscript"/>
              </w:rPr>
              <w:t>2</w:t>
            </w:r>
          </w:p>
        </w:tc>
        <w:tc>
          <w:tcPr>
            <w:tcW w:w="0" w:type="auto"/>
          </w:tcPr>
          <w:p w14:paraId="688D25B0" w14:textId="77777777" w:rsidR="00155C70" w:rsidRDefault="00D956D4">
            <w:pPr>
              <w:pStyle w:val="Compact"/>
            </w:pPr>
            <w:r>
              <w:t>The monthly contribution dynamics: new actives and new inactives</w:t>
            </w:r>
          </w:p>
        </w:tc>
        <w:tc>
          <w:tcPr>
            <w:tcW w:w="0" w:type="auto"/>
          </w:tcPr>
          <w:p w14:paraId="688D25B1" w14:textId="77777777" w:rsidR="00155C70" w:rsidRDefault="00D956D4">
            <w:pPr>
              <w:pStyle w:val="Compact"/>
            </w:pPr>
            <w:r>
              <w:t>Section 6</w:t>
            </w:r>
          </w:p>
        </w:tc>
      </w:tr>
      <w:tr w:rsidR="00155C70" w14:paraId="688D25B7" w14:textId="77777777">
        <w:tc>
          <w:tcPr>
            <w:tcW w:w="0" w:type="auto"/>
          </w:tcPr>
          <w:p w14:paraId="688D25B3" w14:textId="77777777" w:rsidR="00155C70" w:rsidRDefault="00D956D4">
            <w:pPr>
              <w:pStyle w:val="Compact"/>
            </w:pPr>
            <w:r>
              <w:t>6</w:t>
            </w:r>
          </w:p>
        </w:tc>
        <w:tc>
          <w:tcPr>
            <w:tcW w:w="0" w:type="auto"/>
          </w:tcPr>
          <w:p w14:paraId="688D25B4" w14:textId="77777777" w:rsidR="00155C70" w:rsidRDefault="00D956D4">
            <w:pPr>
              <w:pStyle w:val="Compact"/>
            </w:pPr>
            <w:r>
              <w:t>Retirement, disability, survivor rates</w:t>
            </w:r>
          </w:p>
        </w:tc>
        <w:tc>
          <w:tcPr>
            <w:tcW w:w="0" w:type="auto"/>
          </w:tcPr>
          <w:p w14:paraId="688D25B5" w14:textId="77777777" w:rsidR="00155C70" w:rsidRDefault="00D956D4">
            <w:pPr>
              <w:pStyle w:val="Compact"/>
            </w:pPr>
            <w:r>
              <w:t>Movement out of the active population into benefits</w:t>
            </w:r>
          </w:p>
        </w:tc>
        <w:tc>
          <w:tcPr>
            <w:tcW w:w="0" w:type="auto"/>
          </w:tcPr>
          <w:p w14:paraId="688D25B6" w14:textId="77777777" w:rsidR="00155C70" w:rsidRDefault="00D956D4">
            <w:pPr>
              <w:pStyle w:val="Compact"/>
            </w:pPr>
            <w:r>
              <w:t>Section 7</w:t>
            </w:r>
          </w:p>
        </w:tc>
      </w:tr>
    </w:tbl>
    <w:p w14:paraId="688D25B8" w14:textId="77777777" w:rsidR="00155C70" w:rsidRDefault="00D956D4">
      <w:pPr>
        <w:pStyle w:val="Heading2"/>
      </w:pPr>
      <w:bookmarkStart w:id="100" w:name="the-population-and-its-state"/>
      <w:r>
        <w:rPr>
          <w:rStyle w:val="SectionNumber"/>
        </w:rPr>
        <w:t>8.1</w:t>
      </w:r>
      <w:r>
        <w:tab/>
        <w:t>The population and its state</w:t>
      </w:r>
    </w:p>
    <w:p w14:paraId="688D25B9" w14:textId="2E73ADA8" w:rsidR="00155C70" w:rsidRDefault="00D956D4">
      <w:pPr>
        <w:pStyle w:val="FirstParagraph"/>
      </w:pPr>
      <w:commentRangeStart w:id="101"/>
      <w:r>
        <w:t xml:space="preserve">The engine works on a register of individuals, each carrying an age, gender, wage and wage decile, length of service and length of affiliation, contribution density, individual account balance, accrued rights, and a status. </w:t>
      </w:r>
      <w:commentRangeEnd w:id="101"/>
      <w:r w:rsidR="00101F75">
        <w:rPr>
          <w:rStyle w:val="CommentReference"/>
          <w:sz w:val="24"/>
          <w:szCs w:val="24"/>
        </w:rPr>
        <w:commentReference w:id="101"/>
      </w:r>
      <w:r>
        <w:t xml:space="preserve">The status records which of five states the individual is in: alive and affiliated, retired, disabled, widowed (in receipt of a survivor pension), or dead. The projection runs from a base year, calibrated to 2024 in the pilot, forward year by year to the </w:t>
      </w:r>
      <w:ins w:id="102" w:author="Duncan MacDonald" w:date="2026-06-22T15:53:00Z" w16du:dateUtc="2026-06-22T19:53:00Z">
        <w:r w:rsidR="0064162F">
          <w:t xml:space="preserve">projection </w:t>
        </w:r>
      </w:ins>
      <w:r>
        <w:t xml:space="preserve">horizon. </w:t>
      </w:r>
      <w:commentRangeStart w:id="103"/>
      <w:r>
        <w:t xml:space="preserve">Working age is taken as fifteen to sixty-four, and a separate cut-off, the </w:t>
      </w:r>
      <w:commentRangeEnd w:id="103"/>
      <w:r w:rsidR="00F93D2D">
        <w:rPr>
          <w:rStyle w:val="CommentReference"/>
          <w:sz w:val="24"/>
          <w:szCs w:val="24"/>
        </w:rPr>
        <w:commentReference w:id="103"/>
      </w:r>
      <w:r>
        <w:t xml:space="preserve">maximum </w:t>
      </w:r>
      <w:commentRangeStart w:id="104"/>
      <w:r>
        <w:t xml:space="preserve">eligibility age, set to seventy-five in the pilot, marks the age beyond which a worker has no reasonable prospect of accruing further pensionable service; both enter the contribution model of Section 6. </w:t>
      </w:r>
      <w:commentRangeEnd w:id="104"/>
      <w:r w:rsidR="007D748D">
        <w:rPr>
          <w:rStyle w:val="CommentReference"/>
          <w:sz w:val="24"/>
          <w:szCs w:val="24"/>
        </w:rPr>
        <w:commentReference w:id="104"/>
      </w:r>
      <w:r>
        <w:t>Where the base-year file has been built from a sample, each record carries a weight, so that population totals are recovered when results are aggregated. Throughout this note i indexes an individual, t a month within a projected year, and y the year, so the subscripts on a quantity show what it varies over: a wage w</w:t>
      </w:r>
      <w:r>
        <w:t>ᵢ</w:t>
      </w:r>
      <w:r>
        <w:t>ₜ</w:t>
      </w:r>
      <w:r>
        <w:t xml:space="preserve"> changes by person and month, while an economy-wide growth rate carries only a year subscript.</w:t>
      </w:r>
    </w:p>
    <w:p w14:paraId="688D25BA" w14:textId="77777777" w:rsidR="00155C70" w:rsidRDefault="00D956D4">
      <w:pPr>
        <w:pStyle w:val="Heading2"/>
      </w:pPr>
      <w:bookmarkStart w:id="105" w:name="the-order-of-stages-within-a-year"/>
      <w:bookmarkEnd w:id="100"/>
      <w:r>
        <w:rPr>
          <w:rStyle w:val="SectionNumber"/>
        </w:rPr>
        <w:t>8.2</w:t>
      </w:r>
      <w:r>
        <w:tab/>
        <w:t>The order of stages within a year</w:t>
      </w:r>
    </w:p>
    <w:p w14:paraId="688D25BB" w14:textId="77777777" w:rsidR="00155C70" w:rsidRDefault="00D956D4">
      <w:pPr>
        <w:pStyle w:val="FirstParagraph"/>
      </w:pPr>
      <w:r>
        <w:t>The projection advances one year at a time, and within each year the engine applies a fixed sequence of stages, the same sequence every year, so that a reform enters simply by changing the parameters that sequence reads. The order matters, because several stages depend on the state the earlier ones leave behind, and the sequence is set out in full before the individual rules are given.</w:t>
      </w:r>
    </w:p>
    <w:p w14:paraId="688D25BC" w14:textId="50B5B946" w:rsidR="00155C70" w:rsidRDefault="00D956D4">
      <w:pPr>
        <w:pStyle w:val="BodyText"/>
      </w:pPr>
      <w:r>
        <w:t xml:space="preserve">The year opens by resolving every benefit and labor-market parameter for that year from the dated tables, the retirement ages, the minimum contributory period, the accrual rates, and the rest, so that the rules applied are those in force in the year being projected. A fresh cohort of new affiliates is then created from the affiliation rates and added to the register. The surviving population is carried forward </w:t>
      </w:r>
      <w:commentRangeStart w:id="106"/>
      <w:r>
        <w:t>and aged by a year, and the derived quantities, length of service and affiliation, contribution density, the length-of-service gap, and the pension-rule indicators, are recomputed. Mortality is then applied, removing those who die in that year. The contribution transitions follow, drawn month by month from the two transition rates T</w:t>
      </w:r>
      <w:r>
        <w:rPr>
          <w:vertAlign w:val="subscript"/>
        </w:rPr>
        <w:t>1</w:t>
      </w:r>
      <w:r>
        <w:t xml:space="preserve"> and T</w:t>
      </w:r>
      <w:r>
        <w:rPr>
          <w:vertAlign w:val="subscript"/>
        </w:rPr>
        <w:t>2</w:t>
      </w:r>
      <w:r>
        <w:t xml:space="preserve">, moving workers between the active and inactive states and advancing each worker’s service and spell </w:t>
      </w:r>
      <w:r>
        <w:lastRenderedPageBreak/>
        <w:t>length. Wages are grown for the year. Pensions already in payment ar</w:t>
      </w:r>
      <w:r>
        <w:t xml:space="preserve">e indexed, and the average covered wage that the defined-benefit formula will use is brought up to date. The individual accounts of defined-contribution members are credited with the year’s contributions and investment return, and the defined-benefit replacement rate and pension are computed for everyone who might retire. The retirement decision is then taken, moving the newly retired into the retired state and, for defined-contribution members, converting the account balance to an annuity. </w:t>
      </w:r>
      <w:del w:id="107" w:author="Duncan MacDonald" w:date="2026-06-22T16:00:00Z" w16du:dateUtc="2026-06-22T20:00:00Z">
        <w:r w:rsidDel="001432BB">
          <w:delText>Finally</w:delText>
        </w:r>
      </w:del>
      <w:ins w:id="108" w:author="Duncan MacDonald" w:date="2026-06-22T16:00:00Z" w16du:dateUtc="2026-06-22T20:00:00Z">
        <w:r w:rsidR="001432BB">
          <w:t>Finally,</w:t>
        </w:r>
      </w:ins>
      <w:r>
        <w:t xml:space="preserve"> the year’s flows are tallied and the workers who have just retired are written to the </w:t>
      </w:r>
      <w:ins w:id="109" w:author="Duncan MacDonald" w:date="2026-06-22T16:00:00Z" w16du:dateUtc="2026-06-22T20:00:00Z">
        <w:r w:rsidR="001432BB">
          <w:t xml:space="preserve">separate </w:t>
        </w:r>
      </w:ins>
      <w:r>
        <w:t>beneficiary database, to be carried forward as pensioners. The disability and survivor draws would sit within this sequence, after the retirement decision, but are not yet switched on, as noted where those pensions are described. Within this sequence only the contribution transitions are genuinely monthly. Mortality and the retirement decision are each settled once a year, mortality as a single yearly draw placed</w:t>
      </w:r>
      <w:r>
        <w:t xml:space="preserve"> in a randomly assigned month, and retirement at the year end after the twelve months of contribution have run; the benefit and account calculations on which retirement depends are likewise computed once a year. Running these </w:t>
      </w:r>
      <w:del w:id="110" w:author="Duncan MacDonald" w:date="2026-06-22T16:01:00Z" w16du:dateUtc="2026-06-22T20:01:00Z">
        <w:r w:rsidDel="0030077C">
          <w:delText xml:space="preserve">heavier </w:delText>
        </w:r>
      </w:del>
      <w:r>
        <w:t xml:space="preserve">steps annually rather than month by month is a deliberate choice, made </w:t>
      </w:r>
      <w:ins w:id="111" w:author="Duncan MacDonald" w:date="2026-06-22T16:01:00Z" w16du:dateUtc="2026-06-22T20:01:00Z">
        <w:r w:rsidR="0030077C">
          <w:t>to imp</w:t>
        </w:r>
        <w:r w:rsidR="006D2230">
          <w:t>rove computational</w:t>
        </w:r>
      </w:ins>
      <w:del w:id="112" w:author="Duncan MacDonald" w:date="2026-06-22T16:01:00Z" w16du:dateUtc="2026-06-22T20:01:00Z">
        <w:r w:rsidDel="0030077C">
          <w:delText>for</w:delText>
        </w:r>
      </w:del>
      <w:r>
        <w:t xml:space="preserve"> speed.</w:t>
      </w:r>
      <w:commentRangeEnd w:id="106"/>
      <w:r w:rsidR="00FE1F16">
        <w:rPr>
          <w:rStyle w:val="CommentReference"/>
          <w:sz w:val="24"/>
          <w:szCs w:val="24"/>
        </w:rPr>
        <w:commentReference w:id="106"/>
      </w:r>
    </w:p>
    <w:p w14:paraId="688D25BD" w14:textId="77777777" w:rsidR="00155C70" w:rsidRDefault="00D956D4">
      <w:pPr>
        <w:pStyle w:val="BodyText"/>
      </w:pPr>
      <w:r>
        <w:t>This entire sequence is the same in every data environment. The flows it produces, the new old-age retirees, the workers newly leaving or resuming contribution, and the new affiliates, are generated by the same engine whether the country’s data are rich or sparse; what changes with the data environment is not the projection but the estimation of the rates that feed it, the contribution transition rates T</w:t>
      </w:r>
      <w:r>
        <w:rPr>
          <w:vertAlign w:val="subscript"/>
        </w:rPr>
        <w:t>1</w:t>
      </w:r>
      <w:r>
        <w:t xml:space="preserve"> and T</w:t>
      </w:r>
      <w:r>
        <w:rPr>
          <w:vertAlign w:val="subscript"/>
        </w:rPr>
        <w:t>2</w:t>
      </w:r>
      <w:r>
        <w:t xml:space="preserve"> that drive the moves into and out of contribution (Section 6.3) and the affiliation rates that set the inflow of new affiliates (Section 5). The retirement decision likewise applies the same rule and reads the same dated parameters everywhere.</w:t>
      </w:r>
    </w:p>
    <w:p w14:paraId="688D25BE" w14:textId="77777777" w:rsidR="00155C70" w:rsidRDefault="00D956D4">
      <w:pPr>
        <w:pStyle w:val="BodyText"/>
      </w:pPr>
      <w:r>
        <w:t>Each of these steps is set out in turn below.</w:t>
      </w:r>
    </w:p>
    <w:p w14:paraId="688D25BF" w14:textId="77777777" w:rsidR="00155C70" w:rsidRDefault="00D956D4">
      <w:pPr>
        <w:pStyle w:val="Heading2"/>
      </w:pPr>
      <w:bookmarkStart w:id="113" w:name="new-affiliates"/>
      <w:bookmarkEnd w:id="105"/>
      <w:r>
        <w:rPr>
          <w:rStyle w:val="SectionNumber"/>
        </w:rPr>
        <w:t>8.3</w:t>
      </w:r>
      <w:r>
        <w:tab/>
        <w:t>New affiliates</w:t>
      </w:r>
    </w:p>
    <w:p w14:paraId="688D25C0" w14:textId="15BCF244" w:rsidR="00155C70" w:rsidRDefault="00D956D4">
      <w:pPr>
        <w:pStyle w:val="FirstParagraph"/>
      </w:pPr>
      <w:r>
        <w:t>At the start of each year a fresh cohort of new affiliates, distinct from new</w:t>
      </w:r>
      <w:ins w:id="114" w:author="Duncan MacDonald" w:date="2026-06-22T16:02:00Z" w16du:dateUtc="2026-06-22T20:02:00Z">
        <w:r w:rsidR="006D2230">
          <w:t>ly</w:t>
        </w:r>
      </w:ins>
      <w:r>
        <w:t xml:space="preserve"> active</w:t>
      </w:r>
      <w:ins w:id="115" w:author="Duncan MacDonald" w:date="2026-06-22T16:02:00Z" w16du:dateUtc="2026-06-22T20:02:00Z">
        <w:r w:rsidR="006D2230">
          <w:t xml:space="preserve"> current affiliates</w:t>
        </w:r>
      </w:ins>
      <w:del w:id="116" w:author="Duncan MacDonald" w:date="2026-06-22T16:02:00Z" w16du:dateUtc="2026-06-22T20:02:00Z">
        <w:r w:rsidDel="006D2230">
          <w:delText>s</w:delText>
        </w:r>
      </w:del>
      <w:r>
        <w:t xml:space="preserve"> and from the base-year population, is generated from the affiliation rates of Section 5. The rate for each age and gender is multiplied by the projected population to give an expected count, which is rounded and realized as that many individual records. Each new affiliate begins alive and affiliated, with length of service and length of affiliation at zero, contribution density at one, a randomly assigned birth month and death month, a wage decile drawn uniformly across the ten</w:t>
      </w:r>
      <w:r>
        <w:t xml:space="preserve"> deciles, and a starting wage drawn from a normal distribution with the mean and standard deviation of active workers in that decile in the base year, held within the decile’s observed minimum and maximum. Their length-of-service gap therefore opens at the full minimum contributory period, and the remaining covariates take their natural starting values. Each is also assigned, once and for life, to a pension system, defined-benefit or defined-contribution, according to whether the year of entry falls before </w:t>
      </w:r>
      <w:r>
        <w:t>or after the defined-contribution reform. From the first month a new affiliate is treated exactly like any other worker: the transition rates determine their contribution, the seniority factor their wage, and their service and gap evolve as they contribute.</w:t>
      </w:r>
    </w:p>
    <w:p w14:paraId="688D25C1" w14:textId="77777777" w:rsidR="00155C70" w:rsidRDefault="00D956D4">
      <w:pPr>
        <w:pStyle w:val="Heading2"/>
      </w:pPr>
      <w:bookmarkStart w:id="117" w:name="mortality"/>
      <w:bookmarkEnd w:id="113"/>
      <w:r>
        <w:rPr>
          <w:rStyle w:val="SectionNumber"/>
        </w:rPr>
        <w:lastRenderedPageBreak/>
        <w:t>8.4</w:t>
      </w:r>
      <w:r>
        <w:tab/>
        <w:t>Mortality</w:t>
      </w:r>
    </w:p>
    <w:p w14:paraId="688D25C2" w14:textId="77777777" w:rsidR="00155C70" w:rsidRDefault="00D956D4">
      <w:pPr>
        <w:pStyle w:val="FirstParagraph"/>
      </w:pPr>
      <w:r>
        <w:t xml:space="preserve">Mortality is decided once a year. At the start of the year each living worker draws a single uniform random number, and it is compared against the mortality rate q(a,g,y) for their age, gender, and year, </w:t>
      </w:r>
      <w:commentRangeStart w:id="118"/>
      <w:r>
        <w:t>read from a mortality table held flat beyond its last available year</w:t>
      </w:r>
      <w:commentRangeEnd w:id="118"/>
      <w:r w:rsidR="0087233F">
        <w:rPr>
          <w:rStyle w:val="CommentReference"/>
          <w:sz w:val="24"/>
          <w:szCs w:val="24"/>
        </w:rPr>
        <w:commentReference w:id="118"/>
      </w:r>
      <w:r>
        <w:t>. The worker dies in the year if the rate exceeds the draw, but the death is stamped not at the moment of the draw: it is placed in a month fixed in advance for that worker by an independent uniform draw over the twelve months, and the move to the dead state occurs only when the running month reaches it,</w:t>
      </w:r>
    </w:p>
    <w:p w14:paraId="688D25C3" w14:textId="77777777" w:rsidR="00155C70" w:rsidRDefault="00D956D4">
      <w:pPr>
        <w:pStyle w:val="BodyText"/>
        <w:jc w:val="center"/>
      </w:pPr>
      <w:r>
        <w:rPr>
          <w:noProof/>
        </w:rPr>
        <w:drawing>
          <wp:inline distT="0" distB="0" distL="0" distR="0" wp14:anchorId="688D2673" wp14:editId="688D2674">
            <wp:extent cx="2715768" cy="234827"/>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164" name="Picture" descr="eq/d31-1.png"/>
                    <pic:cNvPicPr>
                      <a:picLocks noChangeAspect="1" noChangeArrowheads="1"/>
                    </pic:cNvPicPr>
                  </pic:nvPicPr>
                  <pic:blipFill>
                    <a:blip r:embed="rId49"/>
                    <a:stretch>
                      <a:fillRect/>
                    </a:stretch>
                  </pic:blipFill>
                  <pic:spPr bwMode="auto">
                    <a:xfrm>
                      <a:off x="0" y="0"/>
                      <a:ext cx="2715768" cy="234827"/>
                    </a:xfrm>
                    <a:prstGeom prst="rect">
                      <a:avLst/>
                    </a:prstGeom>
                    <a:noFill/>
                    <a:ln w="9525">
                      <a:noFill/>
                      <a:headEnd/>
                      <a:tailEnd/>
                    </a:ln>
                  </pic:spPr>
                </pic:pic>
              </a:graphicData>
            </a:graphic>
          </wp:inline>
        </w:drawing>
      </w:r>
    </w:p>
    <w:p w14:paraId="688D25C4" w14:textId="77777777" w:rsidR="00155C70" w:rsidRDefault="00D956D4">
      <w:pPr>
        <w:pStyle w:val="BodyText"/>
      </w:pPr>
      <w:r>
        <w:t>Two features follow from this design. The chance of dying is annual, a single test against the yearly rate, but it is dropped into the year at a random month rather than applied afresh each month, which spreads deaths through the year at a fraction of the cost of twelve separate tests. And because the death month is assigned when the worker enters rather than when they are found to die, a worker who dies part-way through a year stops contributing from that month and, if already retired, stops drawing a pens</w:t>
      </w:r>
      <w:r>
        <w:t>ion, so the within-year timing of the exit is preserved without being re-decided every month.</w:t>
      </w:r>
    </w:p>
    <w:p w14:paraId="688D25C5" w14:textId="77777777" w:rsidR="00155C70" w:rsidRDefault="00D956D4">
      <w:pPr>
        <w:pStyle w:val="BodyText"/>
      </w:pPr>
      <w:r>
        <w:t>Aging is placed within the year in the same way. A worker’s age rises by one not in a fixed calendar month but in their own birth month, so that age, which feeds the contribution transition rates and the eligibility test, advances at a different point in the year for each worker rather than for the whole population at once.</w:t>
      </w:r>
    </w:p>
    <w:p w14:paraId="688D25C6" w14:textId="77777777" w:rsidR="00155C70" w:rsidRDefault="00D956D4">
      <w:pPr>
        <w:pStyle w:val="Heading2"/>
      </w:pPr>
      <w:bookmarkStart w:id="119" w:name="Xdc14c283930b0947c93940d928adf24c6580f2d"/>
      <w:bookmarkEnd w:id="117"/>
      <w:r>
        <w:rPr>
          <w:rStyle w:val="SectionNumber"/>
        </w:rPr>
        <w:t>8.5</w:t>
      </w:r>
      <w:r>
        <w:tab/>
        <w:t>Using T</w:t>
      </w:r>
      <w:r>
        <w:rPr>
          <w:vertAlign w:val="subscript"/>
        </w:rPr>
        <w:t>1</w:t>
      </w:r>
      <w:r>
        <w:t xml:space="preserve"> and T</w:t>
      </w:r>
      <w:r>
        <w:rPr>
          <w:vertAlign w:val="subscript"/>
        </w:rPr>
        <w:t>2</w:t>
      </w:r>
      <w:r>
        <w:t>: the contribution transitions</w:t>
      </w:r>
    </w:p>
    <w:p w14:paraId="688D25C7" w14:textId="1A28CD91" w:rsidR="00155C70" w:rsidRDefault="00D956D4">
      <w:pPr>
        <w:pStyle w:val="FirstParagraph"/>
      </w:pPr>
      <w:r>
        <w:t>The transition rates T</w:t>
      </w:r>
      <w:r>
        <w:rPr>
          <w:vertAlign w:val="subscript"/>
        </w:rPr>
        <w:t>1</w:t>
      </w:r>
      <w:r>
        <w:t xml:space="preserve"> and T</w:t>
      </w:r>
      <w:r>
        <w:rPr>
          <w:vertAlign w:val="subscript"/>
        </w:rPr>
        <w:t>2</w:t>
      </w:r>
      <w:r>
        <w:t xml:space="preserve"> are what the projection moves workers by, for the reason given in Section 6.1: a single contribution density cannot drive the projection on its own, </w:t>
      </w:r>
      <w:commentRangeStart w:id="120"/>
      <w:r>
        <w:t xml:space="preserve">because it is blind to the order of the months it averages. </w:t>
      </w:r>
      <w:commentRangeEnd w:id="120"/>
      <w:r w:rsidR="007D57D7">
        <w:rPr>
          <w:rStyle w:val="CommentReference"/>
          <w:sz w:val="24"/>
          <w:szCs w:val="24"/>
        </w:rPr>
        <w:commentReference w:id="120"/>
      </w:r>
      <w:r>
        <w:t>T</w:t>
      </w:r>
      <w:r>
        <w:rPr>
          <w:vertAlign w:val="subscript"/>
        </w:rPr>
        <w:t>1</w:t>
      </w:r>
      <w:r>
        <w:t xml:space="preserve"> is a worker’s monthly probability of leaving</w:t>
      </w:r>
      <w:ins w:id="121" w:author="Duncan MacDonald" w:date="2026-06-22T16:20:00Z" w16du:dateUtc="2026-06-22T20:20:00Z">
        <w:r w:rsidR="00ED1924">
          <w:t xml:space="preserve"> the</w:t>
        </w:r>
      </w:ins>
      <w:r>
        <w:t xml:space="preserve"> contribution </w:t>
      </w:r>
      <w:ins w:id="122" w:author="Duncan MacDonald" w:date="2026-06-22T16:21:00Z" w16du:dateUtc="2026-06-22T20:21:00Z">
        <w:r w:rsidR="00ED1924">
          <w:t xml:space="preserve">state (i.e., formal employment) </w:t>
        </w:r>
      </w:ins>
      <w:r>
        <w:t>and T</w:t>
      </w:r>
      <w:r>
        <w:rPr>
          <w:vertAlign w:val="subscript"/>
        </w:rPr>
        <w:t>2</w:t>
      </w:r>
      <w:r>
        <w:t xml:space="preserve"> the monthly probability of returning, and read together with the spell length, the months already spent in the current state, they carry the persistence the </w:t>
      </w:r>
      <w:commentRangeStart w:id="123"/>
      <w:r>
        <w:t>density discards</w:t>
      </w:r>
      <w:commentRangeEnd w:id="123"/>
      <w:r w:rsidR="0076533D">
        <w:rPr>
          <w:rStyle w:val="CommentReference"/>
          <w:sz w:val="24"/>
          <w:szCs w:val="24"/>
        </w:rPr>
        <w:commentReference w:id="123"/>
      </w:r>
      <w:r>
        <w:t>: a worker deep in a stable spell has a low exit rate, one who has just entered is more exposed.</w:t>
      </w:r>
    </w:p>
    <w:p w14:paraId="688D25C8" w14:textId="40872EC9" w:rsidR="00155C70" w:rsidRDefault="00D956D4">
      <w:pPr>
        <w:pStyle w:val="BodyText"/>
      </w:pPr>
      <w:r>
        <w:t xml:space="preserve">These two rates are estimated beforehand, once, from past data, by a method that depends on </w:t>
      </w:r>
      <w:ins w:id="124" w:author="Duncan MacDonald" w:date="2026-06-22T16:22:00Z" w16du:dateUtc="2026-06-22T20:22:00Z">
        <w:r w:rsidR="00287949">
          <w:t>the quality of the data is a given county</w:t>
        </w:r>
      </w:ins>
      <w:del w:id="125" w:author="Duncan MacDonald" w:date="2026-06-22T16:22:00Z" w16du:dateUtc="2026-06-22T20:22:00Z">
        <w:r w:rsidDel="00287949">
          <w:delText>how much data the country has</w:delText>
        </w:r>
      </w:del>
      <w:r>
        <w:t>. The projection engine does not estimate them; it takes them as given and applies them. Whether each worker contributes is then resolved month by month within the year in three parts: the two rates give each worker an individual probability of moving, a common scaling ties the total number of moves to the year’s labor-market targets, and a random draw settles each worker’s case.</w:t>
      </w:r>
    </w:p>
    <w:p w14:paraId="688D25C9" w14:textId="77777777" w:rsidR="00155C70" w:rsidRDefault="00D956D4">
      <w:pPr>
        <w:pStyle w:val="BodyText"/>
      </w:pPr>
      <w:r>
        <w:t>The two transition rates are evaluated first. The saved contribution model, fitted on past data, is applied to each worker’s current covariates and returns two monthly probabilities: for an active worker, the probability of leaving contribution, the exit rate T₁; for an inactive worker, the probability of returning, the re-entry rate T₂. At this point the two are the raw model probabilities, before any adjustment.</w:t>
      </w:r>
    </w:p>
    <w:p w14:paraId="688D25CA" w14:textId="61E04C1B" w:rsidR="00155C70" w:rsidRDefault="00D956D4">
      <w:pPr>
        <w:pStyle w:val="BodyText"/>
      </w:pPr>
      <w:r>
        <w:lastRenderedPageBreak/>
        <w:t>Left as they are, the raw rates would imply some expected number of new</w:t>
      </w:r>
      <w:ins w:id="126" w:author="Duncan MacDonald" w:date="2026-06-22T16:24:00Z" w16du:dateUtc="2026-06-22T20:24:00Z">
        <w:r w:rsidR="00D15869">
          <w:t>ly</w:t>
        </w:r>
      </w:ins>
      <w:r>
        <w:t xml:space="preserve"> inactive</w:t>
      </w:r>
      <w:del w:id="127" w:author="Duncan MacDonald" w:date="2026-06-22T16:24:00Z" w16du:dateUtc="2026-06-22T20:24:00Z">
        <w:r w:rsidDel="00D15869">
          <w:delText>s</w:delText>
        </w:r>
        <w:r w:rsidDel="003F2FC9">
          <w:delText xml:space="preserve"> </w:delText>
        </w:r>
      </w:del>
      <w:r>
        <w:t>and new</w:t>
      </w:r>
      <w:ins w:id="128" w:author="Duncan MacDonald" w:date="2026-06-22T16:24:00Z" w16du:dateUtc="2026-06-22T20:24:00Z">
        <w:r w:rsidR="003F2FC9">
          <w:t>ly</w:t>
        </w:r>
      </w:ins>
      <w:r>
        <w:t xml:space="preserve"> active</w:t>
      </w:r>
      <w:ins w:id="129" w:author="Duncan MacDonald" w:date="2026-06-22T16:24:00Z" w16du:dateUtc="2026-06-22T20:24:00Z">
        <w:r w:rsidR="003F2FC9">
          <w:t xml:space="preserve"> affiliates</w:t>
        </w:r>
      </w:ins>
      <w:del w:id="130" w:author="Duncan MacDonald" w:date="2026-06-22T16:24:00Z" w16du:dateUtc="2026-06-22T20:24:00Z">
        <w:r w:rsidDel="003F2FC9">
          <w:delText>s</w:delText>
        </w:r>
      </w:del>
      <w:r>
        <w:t xml:space="preserve"> that need not match the labor-market path the user has set for the year. Each rate is therefore multiplied by a common scaling factor, one for the new</w:t>
      </w:r>
      <w:ins w:id="131" w:author="Duncan MacDonald" w:date="2026-06-22T16:24:00Z" w16du:dateUtc="2026-06-22T20:24:00Z">
        <w:r w:rsidR="003F2FC9">
          <w:t>ly</w:t>
        </w:r>
      </w:ins>
      <w:r>
        <w:t xml:space="preserve"> inactive</w:t>
      </w:r>
      <w:del w:id="132" w:author="Duncan MacDonald" w:date="2026-06-22T16:24:00Z" w16du:dateUtc="2026-06-22T20:24:00Z">
        <w:r w:rsidDel="003F2FC9">
          <w:delText>s</w:delText>
        </w:r>
      </w:del>
      <w:r>
        <w:t xml:space="preserve"> and one for the new</w:t>
      </w:r>
      <w:ins w:id="133" w:author="Duncan MacDonald" w:date="2026-06-22T16:25:00Z" w16du:dateUtc="2026-06-22T20:25:00Z">
        <w:r w:rsidR="003F2FC9">
          <w:t>ly</w:t>
        </w:r>
      </w:ins>
      <w:r>
        <w:t xml:space="preserve"> active</w:t>
      </w:r>
      <w:del w:id="134" w:author="Duncan MacDonald" w:date="2026-06-22T16:25:00Z" w16du:dateUtc="2026-06-22T20:25:00Z">
        <w:r w:rsidDel="003F2FC9">
          <w:delText>s</w:delText>
        </w:r>
      </w:del>
      <w:r>
        <w:t>, chosen so that the expected number of moves equals a target. The ne</w:t>
      </w:r>
      <w:ins w:id="135" w:author="Duncan MacDonald" w:date="2026-06-22T16:25:00Z" w16du:dateUtc="2026-06-22T20:25:00Z">
        <w:r w:rsidR="00733B2E">
          <w:t>wly</w:t>
        </w:r>
      </w:ins>
      <w:del w:id="136" w:author="Duncan MacDonald" w:date="2026-06-22T16:25:00Z" w16du:dateUtc="2026-06-22T20:25:00Z">
        <w:r w:rsidDel="00733B2E">
          <w:delText>w-</w:delText>
        </w:r>
      </w:del>
      <w:r>
        <w:t>inactive</w:t>
      </w:r>
      <w:del w:id="137" w:author="Duncan MacDonald" w:date="2026-06-22T16:25:00Z" w16du:dateUtc="2026-06-22T20:25:00Z">
        <w:r w:rsidDel="00733B2E">
          <w:delText>s</w:delText>
        </w:r>
      </w:del>
      <w:r>
        <w:t xml:space="preserve"> target follows from a turnover assumption. The turnover rate is the annual count of status changes, new</w:t>
      </w:r>
      <w:ins w:id="138" w:author="Duncan MacDonald" w:date="2026-06-22T16:25:00Z" w16du:dateUtc="2026-06-22T20:25:00Z">
        <w:r w:rsidR="00733B2E">
          <w:t>ly</w:t>
        </w:r>
      </w:ins>
      <w:r>
        <w:t xml:space="preserve"> inactive</w:t>
      </w:r>
      <w:del w:id="139" w:author="Duncan MacDonald" w:date="2026-06-22T16:25:00Z" w16du:dateUtc="2026-06-22T20:25:00Z">
        <w:r w:rsidDel="00733B2E">
          <w:delText>s</w:delText>
        </w:r>
      </w:del>
      <w:r>
        <w:t xml:space="preserve"> plus new</w:t>
      </w:r>
      <w:ins w:id="140" w:author="Duncan MacDonald" w:date="2026-06-22T16:25:00Z" w16du:dateUtc="2026-06-22T20:25:00Z">
        <w:r w:rsidR="00733B2E">
          <w:t>ly</w:t>
        </w:r>
      </w:ins>
      <w:r>
        <w:t xml:space="preserve"> active</w:t>
      </w:r>
      <w:del w:id="141" w:author="Duncan MacDonald" w:date="2026-06-22T16:25:00Z" w16du:dateUtc="2026-06-22T20:25:00Z">
        <w:r w:rsidDel="00733B2E">
          <w:delText>s</w:delText>
        </w:r>
      </w:del>
      <w:r>
        <w:t>, expressed as a share of the affiliate</w:t>
      </w:r>
      <w:del w:id="142" w:author="Duncan MacDonald" w:date="2026-06-22T16:25:00Z" w16du:dateUtc="2026-06-22T20:25:00Z">
        <w:r w:rsidDel="00733B2E">
          <w:delText>d</w:delText>
        </w:r>
      </w:del>
      <w:r>
        <w:t xml:space="preserve"> stock,</w:t>
      </w:r>
    </w:p>
    <w:p w14:paraId="688D25CB" w14:textId="77777777" w:rsidR="00155C70" w:rsidRDefault="00D956D4">
      <w:pPr>
        <w:pStyle w:val="BodyText"/>
        <w:jc w:val="center"/>
      </w:pPr>
      <w:r>
        <w:rPr>
          <w:noProof/>
        </w:rPr>
        <w:drawing>
          <wp:inline distT="0" distB="0" distL="0" distR="0" wp14:anchorId="688D2675" wp14:editId="688D2676">
            <wp:extent cx="2130552" cy="322396"/>
            <wp:effectExtent l="0" t="0" r="0" b="0"/>
            <wp:docPr id="167" name="Picture"/>
            <wp:cNvGraphicFramePr/>
            <a:graphic xmlns:a="http://schemas.openxmlformats.org/drawingml/2006/main">
              <a:graphicData uri="http://schemas.openxmlformats.org/drawingml/2006/picture">
                <pic:pic xmlns:pic="http://schemas.openxmlformats.org/drawingml/2006/picture">
                  <pic:nvPicPr>
                    <pic:cNvPr id="168" name="Picture" descr="eq/d32-1.png"/>
                    <pic:cNvPicPr>
                      <a:picLocks noChangeAspect="1" noChangeArrowheads="1"/>
                    </pic:cNvPicPr>
                  </pic:nvPicPr>
                  <pic:blipFill>
                    <a:blip r:embed="rId50"/>
                    <a:stretch>
                      <a:fillRect/>
                    </a:stretch>
                  </pic:blipFill>
                  <pic:spPr bwMode="auto">
                    <a:xfrm>
                      <a:off x="0" y="0"/>
                      <a:ext cx="2130552" cy="322396"/>
                    </a:xfrm>
                    <a:prstGeom prst="rect">
                      <a:avLst/>
                    </a:prstGeom>
                    <a:noFill/>
                    <a:ln w="9525">
                      <a:noFill/>
                      <a:headEnd/>
                      <a:tailEnd/>
                    </a:ln>
                  </pic:spPr>
                </pic:pic>
              </a:graphicData>
            </a:graphic>
          </wp:inline>
        </w:drawing>
      </w:r>
    </w:p>
    <w:p w14:paraId="688D25CC" w14:textId="2CCE550D" w:rsidR="00155C70" w:rsidRDefault="00D956D4">
      <w:pPr>
        <w:pStyle w:val="BodyText"/>
      </w:pPr>
      <w:r>
        <w:t>a figure the user supplies among the labor-market inputs rather than one the model estimates. Setting new</w:t>
      </w:r>
      <w:ins w:id="143" w:author="Duncan MacDonald" w:date="2026-06-22T16:26:00Z" w16du:dateUtc="2026-06-22T20:26:00Z">
        <w:r w:rsidR="00D73A9D">
          <w:t>ly</w:t>
        </w:r>
      </w:ins>
      <w:r>
        <w:t xml:space="preserve"> inactive</w:t>
      </w:r>
      <w:del w:id="144" w:author="Duncan MacDonald" w:date="2026-06-22T16:26:00Z" w16du:dateUtc="2026-06-22T20:26:00Z">
        <w:r w:rsidDel="00D73A9D">
          <w:delText>s</w:delText>
        </w:r>
      </w:del>
      <w:r>
        <w:t xml:space="preserve"> equal to new</w:t>
      </w:r>
      <w:ins w:id="145" w:author="Duncan MacDonald" w:date="2026-06-22T16:26:00Z" w16du:dateUtc="2026-06-22T20:26:00Z">
        <w:r w:rsidR="00D73A9D">
          <w:t>ly</w:t>
        </w:r>
      </w:ins>
      <w:r>
        <w:t xml:space="preserve"> active</w:t>
      </w:r>
      <w:del w:id="146" w:author="Duncan MacDonald" w:date="2026-06-22T16:26:00Z" w16du:dateUtc="2026-06-22T20:26:00Z">
        <w:r w:rsidDel="00D73A9D">
          <w:delText>s</w:delText>
        </w:r>
      </w:del>
      <w:r>
        <w:t>, which holds absent a trend in the employment rate because the active stock is then stationary, and inverting gives the target number of each,</w:t>
      </w:r>
    </w:p>
    <w:p w14:paraId="688D25CD" w14:textId="77777777" w:rsidR="00155C70" w:rsidRDefault="00D956D4">
      <w:pPr>
        <w:pStyle w:val="BodyText"/>
        <w:jc w:val="center"/>
      </w:pPr>
      <w:r>
        <w:rPr>
          <w:noProof/>
        </w:rPr>
        <w:drawing>
          <wp:inline distT="0" distB="0" distL="0" distR="0" wp14:anchorId="688D2677" wp14:editId="688D2678">
            <wp:extent cx="4288536" cy="321792"/>
            <wp:effectExtent l="0" t="0" r="0" b="0"/>
            <wp:docPr id="170" name="Picture"/>
            <wp:cNvGraphicFramePr/>
            <a:graphic xmlns:a="http://schemas.openxmlformats.org/drawingml/2006/main">
              <a:graphicData uri="http://schemas.openxmlformats.org/drawingml/2006/picture">
                <pic:pic xmlns:pic="http://schemas.openxmlformats.org/drawingml/2006/picture">
                  <pic:nvPicPr>
                    <pic:cNvPr id="171" name="Picture" descr="eq/d33-1.png"/>
                    <pic:cNvPicPr>
                      <a:picLocks noChangeAspect="1" noChangeArrowheads="1"/>
                    </pic:cNvPicPr>
                  </pic:nvPicPr>
                  <pic:blipFill>
                    <a:blip r:embed="rId51"/>
                    <a:stretch>
                      <a:fillRect/>
                    </a:stretch>
                  </pic:blipFill>
                  <pic:spPr bwMode="auto">
                    <a:xfrm>
                      <a:off x="0" y="0"/>
                      <a:ext cx="4288536" cy="321792"/>
                    </a:xfrm>
                    <a:prstGeom prst="rect">
                      <a:avLst/>
                    </a:prstGeom>
                    <a:noFill/>
                    <a:ln w="9525">
                      <a:noFill/>
                      <a:headEnd/>
                      <a:tailEnd/>
                    </a:ln>
                  </pic:spPr>
                </pic:pic>
              </a:graphicData>
            </a:graphic>
          </wp:inline>
        </w:drawing>
      </w:r>
    </w:p>
    <w:p w14:paraId="688D25CE" w14:textId="57AFFA03" w:rsidR="00155C70" w:rsidRDefault="00D956D4">
      <w:pPr>
        <w:pStyle w:val="BodyText"/>
      </w:pPr>
      <w:commentRangeStart w:id="147"/>
      <w:r>
        <w:t>The scaling factor for the new</w:t>
      </w:r>
      <w:ins w:id="148" w:author="Duncan MacDonald" w:date="2026-06-22T16:26:00Z" w16du:dateUtc="2026-06-22T20:26:00Z">
        <w:r w:rsidR="006C0D9A">
          <w:t>ly</w:t>
        </w:r>
      </w:ins>
      <w:r>
        <w:t xml:space="preserve"> inactive</w:t>
      </w:r>
      <w:del w:id="149" w:author="Duncan MacDonald" w:date="2026-06-22T16:26:00Z" w16du:dateUtc="2026-06-22T20:26:00Z">
        <w:r w:rsidDel="006C0D9A">
          <w:delText>s</w:delText>
        </w:r>
      </w:del>
      <w:r>
        <w:t xml:space="preserve"> is then the target divided by the expected number the raw rates produce, the sum of the exit rates over the active workers,</w:t>
      </w:r>
    </w:p>
    <w:p w14:paraId="688D25CF" w14:textId="77777777" w:rsidR="00155C70" w:rsidRDefault="00D956D4">
      <w:pPr>
        <w:pStyle w:val="BodyText"/>
        <w:jc w:val="center"/>
      </w:pPr>
      <w:r>
        <w:rPr>
          <w:noProof/>
        </w:rPr>
        <w:drawing>
          <wp:inline distT="0" distB="0" distL="0" distR="0" wp14:anchorId="688D2679" wp14:editId="688D267A">
            <wp:extent cx="1755648" cy="379805"/>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eq/d34-1.png"/>
                    <pic:cNvPicPr>
                      <a:picLocks noChangeAspect="1" noChangeArrowheads="1"/>
                    </pic:cNvPicPr>
                  </pic:nvPicPr>
                  <pic:blipFill>
                    <a:blip r:embed="rId52"/>
                    <a:stretch>
                      <a:fillRect/>
                    </a:stretch>
                  </pic:blipFill>
                  <pic:spPr bwMode="auto">
                    <a:xfrm>
                      <a:off x="0" y="0"/>
                      <a:ext cx="1755648" cy="379805"/>
                    </a:xfrm>
                    <a:prstGeom prst="rect">
                      <a:avLst/>
                    </a:prstGeom>
                    <a:noFill/>
                    <a:ln w="9525">
                      <a:noFill/>
                      <a:headEnd/>
                      <a:tailEnd/>
                    </a:ln>
                  </pic:spPr>
                </pic:pic>
              </a:graphicData>
            </a:graphic>
          </wp:inline>
        </w:drawing>
      </w:r>
    </w:p>
    <w:p w14:paraId="688D25D0" w14:textId="7C63EAB7" w:rsidR="00155C70" w:rsidRDefault="00D956D4">
      <w:pPr>
        <w:pStyle w:val="BodyText"/>
      </w:pPr>
      <w:r>
        <w:t>and every worker’s exit probability is multiplied by the exit scaling, so the expected number of new</w:t>
      </w:r>
      <w:ins w:id="150" w:author="Duncan MacDonald" w:date="2026-06-22T16:26:00Z" w16du:dateUtc="2026-06-22T20:26:00Z">
        <w:r w:rsidR="006C0D9A">
          <w:t>ly</w:t>
        </w:r>
      </w:ins>
      <w:r>
        <w:t xml:space="preserve"> inactive</w:t>
      </w:r>
      <w:del w:id="151" w:author="Duncan MacDonald" w:date="2026-06-22T16:26:00Z" w16du:dateUtc="2026-06-22T20:26:00Z">
        <w:r w:rsidDel="006C0D9A">
          <w:delText>s</w:delText>
        </w:r>
      </w:del>
      <w:r>
        <w:t xml:space="preserve"> equals the target by construction. The new-actives side is handled the same way, with the re-entry scaling the ratio of the new-actives target to the sum of the re-entry rates over the inactive workers. When the user sets a rising employment rate the new-actives target is lifted above the new</w:t>
      </w:r>
      <w:ins w:id="152" w:author="Duncan MacDonald" w:date="2026-06-22T16:27:00Z" w16du:dateUtc="2026-06-22T20:27:00Z">
        <w:r w:rsidR="00441C22">
          <w:t>ly</w:t>
        </w:r>
      </w:ins>
      <w:r>
        <w:t>-inactive</w:t>
      </w:r>
      <w:del w:id="153" w:author="Duncan MacDonald" w:date="2026-06-22T16:27:00Z" w16du:dateUtc="2026-06-22T20:27:00Z">
        <w:r w:rsidDel="00441C22">
          <w:delText>s</w:delText>
        </w:r>
      </w:del>
      <w:r>
        <w:t xml:space="preserve"> target by the implied increase in the active stock, so that the inflow and the outflow together carry the employment rate onto its assumed path rather than merely holding it level.</w:t>
      </w:r>
      <w:commentRangeEnd w:id="147"/>
      <w:r w:rsidR="00B049CD">
        <w:rPr>
          <w:rStyle w:val="CommentReference"/>
          <w:sz w:val="24"/>
          <w:szCs w:val="24"/>
        </w:rPr>
        <w:commentReference w:id="147"/>
      </w:r>
    </w:p>
    <w:p w14:paraId="688D25D1" w14:textId="77777777" w:rsidR="00155C70" w:rsidRDefault="00D956D4">
      <w:pPr>
        <w:pStyle w:val="BodyText"/>
      </w:pPr>
      <w:r>
        <w:t>The scaled rates are resolved one month at a time. In each of the twelve months every worker draws a single uniform random number, and the draw is compared with the worker’s rate: an active worker leaves contribution when the draw falls below the exit rate, and an inactive worker resumes when the draw falls below the re-entry rate,</w:t>
      </w:r>
    </w:p>
    <w:p w14:paraId="688D25D2" w14:textId="77777777" w:rsidR="00155C70" w:rsidRDefault="00D956D4">
      <w:pPr>
        <w:pStyle w:val="BodyText"/>
        <w:jc w:val="center"/>
      </w:pPr>
      <w:r>
        <w:rPr>
          <w:noProof/>
        </w:rPr>
        <w:drawing>
          <wp:inline distT="0" distB="0" distL="0" distR="0" wp14:anchorId="688D267B" wp14:editId="688D267C">
            <wp:extent cx="4453128" cy="234937"/>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eq/d35-1.png"/>
                    <pic:cNvPicPr>
                      <a:picLocks noChangeAspect="1" noChangeArrowheads="1"/>
                    </pic:cNvPicPr>
                  </pic:nvPicPr>
                  <pic:blipFill>
                    <a:blip r:embed="rId53"/>
                    <a:stretch>
                      <a:fillRect/>
                    </a:stretch>
                  </pic:blipFill>
                  <pic:spPr bwMode="auto">
                    <a:xfrm>
                      <a:off x="0" y="0"/>
                      <a:ext cx="4453128" cy="234937"/>
                    </a:xfrm>
                    <a:prstGeom prst="rect">
                      <a:avLst/>
                    </a:prstGeom>
                    <a:noFill/>
                    <a:ln w="9525">
                      <a:noFill/>
                      <a:headEnd/>
                      <a:tailEnd/>
                    </a:ln>
                  </pic:spPr>
                </pic:pic>
              </a:graphicData>
            </a:graphic>
          </wp:inline>
        </w:drawing>
      </w:r>
    </w:p>
    <w:p w14:paraId="688D25D3" w14:textId="77777777" w:rsidR="00155C70" w:rsidRDefault="00D956D4">
      <w:pPr>
        <w:pStyle w:val="BodyText"/>
      </w:pPr>
      <w:r>
        <w:t>where an active worker is one with a positive wage decile and an inactive worker one whose decile has been set to zero. Because the draw is taken afresh each month, a worker’s exposure to a move is spread across the year rather than decided once.</w:t>
      </w:r>
    </w:p>
    <w:p w14:paraId="688D25D4" w14:textId="77777777" w:rsidR="00155C70" w:rsidRDefault="00D956D4">
      <w:pPr>
        <w:pStyle w:val="BodyText"/>
      </w:pPr>
      <w:r>
        <w:t>The covariates of the workers who move are then updated. A worker who becomes a new inactive has their wage decile set to zero, the marker of inactivity, and their contribution density begins to fall; a worker who re-enters has their decile restored and is assigned a wage, their saved reference wage where they have one and a fresh draw from the decile otherwise; and both have their spell length reset to one, since a new spell has begun. A worker who does not move has their spell length incremented by one, c</w:t>
      </w:r>
      <w:r>
        <w:t>arried a month deeper into the current spell.</w:t>
      </w:r>
    </w:p>
    <w:p w14:paraId="688D25D5" w14:textId="77777777" w:rsidR="00155C70" w:rsidRDefault="00D956D4">
      <w:pPr>
        <w:pStyle w:val="BodyText"/>
      </w:pPr>
      <w:r>
        <w:lastRenderedPageBreak/>
        <w:t>This evolving spell length is what lets the model distinguish a stable career from constant churning. It enters the transition rates through the term f(s,d), in which s is the spell length and d the wage decile, so the probability of moving depends on how long the worker has already been in the current state and where they sit in the wage distribution. Once the twelve months have run, length of service, length of affiliation, contribution density, the length-of-service gap, and the two pension-rule indicato</w:t>
      </w:r>
      <w:r>
        <w:t>rs are recomputed for everyone, so the next year opens from a consistent state.</w:t>
      </w:r>
    </w:p>
    <w:p w14:paraId="688D25D6" w14:textId="77777777" w:rsidR="00155C70" w:rsidRDefault="00D956D4">
      <w:pPr>
        <w:pStyle w:val="Heading2"/>
      </w:pPr>
      <w:bookmarkStart w:id="154" w:name="new-actives-and-new-inactives"/>
      <w:bookmarkEnd w:id="119"/>
      <w:r>
        <w:rPr>
          <w:rStyle w:val="SectionNumber"/>
        </w:rPr>
        <w:t>8.6</w:t>
      </w:r>
      <w:r>
        <w:tab/>
        <w:t>New actives and new inactives</w:t>
      </w:r>
    </w:p>
    <w:p w14:paraId="688D25D7" w14:textId="77777777" w:rsidR="00155C70" w:rsidRDefault="00D956D4">
      <w:pPr>
        <w:pStyle w:val="FirstParagraph"/>
      </w:pPr>
      <w:r>
        <w:t>Beyond moving individual workers, this step generates the two contribution flows that, with the new affiliates of Section 8.3, drive the active population each period. A new inactive is an active worker who has just stopped contributing; a new active is an inactive affiliate who has just resumed. Both are already in the system, which sets them apart from a new affiliate, who enters for the first time. An active worker becomes a new inactive when the monthly draw falls below the exit rate, u &lt; T₁; an inactiv</w:t>
      </w:r>
      <w:r>
        <w:t>e affiliate becomes a new active when the draw falls below the re-entry rate, u &lt; T₂. At the year end the two are counted across the population,</w:t>
      </w:r>
    </w:p>
    <w:p w14:paraId="688D25D8" w14:textId="77777777" w:rsidR="00155C70" w:rsidRDefault="00D956D4">
      <w:pPr>
        <w:pStyle w:val="BodyText"/>
        <w:jc w:val="center"/>
      </w:pPr>
      <w:r>
        <w:rPr>
          <w:noProof/>
        </w:rPr>
        <w:drawing>
          <wp:inline distT="0" distB="0" distL="0" distR="0" wp14:anchorId="688D267D" wp14:editId="688D267E">
            <wp:extent cx="3922776" cy="373525"/>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1" name="Picture" descr="eq/d36-1.png"/>
                    <pic:cNvPicPr>
                      <a:picLocks noChangeAspect="1" noChangeArrowheads="1"/>
                    </pic:cNvPicPr>
                  </pic:nvPicPr>
                  <pic:blipFill>
                    <a:blip r:embed="rId54"/>
                    <a:stretch>
                      <a:fillRect/>
                    </a:stretch>
                  </pic:blipFill>
                  <pic:spPr bwMode="auto">
                    <a:xfrm>
                      <a:off x="0" y="0"/>
                      <a:ext cx="3922776" cy="373525"/>
                    </a:xfrm>
                    <a:prstGeom prst="rect">
                      <a:avLst/>
                    </a:prstGeom>
                    <a:noFill/>
                    <a:ln w="9525">
                      <a:noFill/>
                      <a:headEnd/>
                      <a:tailEnd/>
                    </a:ln>
                  </pic:spPr>
                </pic:pic>
              </a:graphicData>
            </a:graphic>
          </wp:inline>
        </w:drawing>
      </w:r>
    </w:p>
    <w:p w14:paraId="688D25D9" w14:textId="77777777" w:rsidR="00155C70" w:rsidRDefault="00D956D4">
      <w:pPr>
        <w:pStyle w:val="BodyText"/>
      </w:pPr>
      <w:r>
        <w:t xml:space="preserve">(In the code these counts are the variables exiters and reentrants.) The counts, with the new affiliates, carry the contributing population from one year to the next and feed the labor-market accounting. The contributing stock is the number presently contributing, coded employment; the rest of the affiliated population is non-contributing, coded </w:t>
      </w:r>
      <w:commentRangeStart w:id="155"/>
      <w:r>
        <w:t>unemployment</w:t>
      </w:r>
      <w:commentRangeEnd w:id="155"/>
      <w:r w:rsidR="00225388">
        <w:rPr>
          <w:rStyle w:val="CommentReference"/>
          <w:sz w:val="24"/>
          <w:szCs w:val="24"/>
        </w:rPr>
        <w:commentReference w:id="155"/>
      </w:r>
      <w:r>
        <w:t>, so</w:t>
      </w:r>
    </w:p>
    <w:p w14:paraId="688D25DA" w14:textId="77777777" w:rsidR="00155C70" w:rsidRDefault="00D956D4">
      <w:pPr>
        <w:pStyle w:val="BodyText"/>
        <w:jc w:val="center"/>
      </w:pPr>
      <w:r>
        <w:rPr>
          <w:noProof/>
        </w:rPr>
        <w:drawing>
          <wp:inline distT="0" distB="0" distL="0" distR="0" wp14:anchorId="688D267F" wp14:editId="688D2680">
            <wp:extent cx="2231136" cy="230124"/>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4" name="Picture" descr="eq/d37-1.png"/>
                    <pic:cNvPicPr>
                      <a:picLocks noChangeAspect="1" noChangeArrowheads="1"/>
                    </pic:cNvPicPr>
                  </pic:nvPicPr>
                  <pic:blipFill>
                    <a:blip r:embed="rId55"/>
                    <a:stretch>
                      <a:fillRect/>
                    </a:stretch>
                  </pic:blipFill>
                  <pic:spPr bwMode="auto">
                    <a:xfrm>
                      <a:off x="0" y="0"/>
                      <a:ext cx="2231136" cy="230124"/>
                    </a:xfrm>
                    <a:prstGeom prst="rect">
                      <a:avLst/>
                    </a:prstGeom>
                    <a:noFill/>
                    <a:ln w="9525">
                      <a:noFill/>
                      <a:headEnd/>
                      <a:tailEnd/>
                    </a:ln>
                  </pic:spPr>
                </pic:pic>
              </a:graphicData>
            </a:graphic>
          </wp:inline>
        </w:drawing>
      </w:r>
    </w:p>
    <w:p w14:paraId="688D25DB" w14:textId="77777777" w:rsidR="00155C70" w:rsidRDefault="00D956D4">
      <w:pPr>
        <w:pStyle w:val="BodyText"/>
      </w:pPr>
      <w:r>
        <w:t>and the share of affiliates contributing is the employment rate. Each flow is read against the stock it leaves,</w:t>
      </w:r>
    </w:p>
    <w:p w14:paraId="688D25DC" w14:textId="77777777" w:rsidR="00155C70" w:rsidRDefault="00D956D4">
      <w:pPr>
        <w:pStyle w:val="BodyText"/>
        <w:jc w:val="center"/>
      </w:pPr>
      <w:r>
        <w:rPr>
          <w:noProof/>
        </w:rPr>
        <w:drawing>
          <wp:inline distT="0" distB="0" distL="0" distR="0" wp14:anchorId="688D2681" wp14:editId="688D2682">
            <wp:extent cx="3383280" cy="349153"/>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eq/d38-1.png"/>
                    <pic:cNvPicPr>
                      <a:picLocks noChangeAspect="1" noChangeArrowheads="1"/>
                    </pic:cNvPicPr>
                  </pic:nvPicPr>
                  <pic:blipFill>
                    <a:blip r:embed="rId56"/>
                    <a:stretch>
                      <a:fillRect/>
                    </a:stretch>
                  </pic:blipFill>
                  <pic:spPr bwMode="auto">
                    <a:xfrm>
                      <a:off x="0" y="0"/>
                      <a:ext cx="3383280" cy="349153"/>
                    </a:xfrm>
                    <a:prstGeom prst="rect">
                      <a:avLst/>
                    </a:prstGeom>
                    <a:noFill/>
                    <a:ln w="9525">
                      <a:noFill/>
                      <a:headEnd/>
                      <a:tailEnd/>
                    </a:ln>
                  </pic:spPr>
                </pic:pic>
              </a:graphicData>
            </a:graphic>
          </wp:inline>
        </w:drawing>
      </w:r>
    </w:p>
    <w:p w14:paraId="688D25DD" w14:textId="77777777" w:rsidR="00155C70" w:rsidRDefault="00D956D4">
      <w:pPr>
        <w:pStyle w:val="BodyText"/>
      </w:pPr>
      <w:r>
        <w:t>The common scaling factors of Section 8.5, the exit scaling and the re-entry scaling, hold these realized flows to the user’s labor-market path: the exit scaling holds the outflow to the turnover target, and the re-entry scaling raises or lowers the inflow so the employment rate follows its assumed trajectory. The realized turnover the code reports alongside these divides the two flows by affiliate-months rather than by the affiliated stock, and so sits on a different basis from the turnover target that anc</w:t>
      </w:r>
      <w:r>
        <w:t>hors the calibration; the two would need to be put on a common basis before being compared directly.</w:t>
      </w:r>
    </w:p>
    <w:p w14:paraId="688D25DE" w14:textId="77777777" w:rsidR="00155C70" w:rsidRDefault="00D956D4">
      <w:pPr>
        <w:pStyle w:val="BodyText"/>
      </w:pPr>
      <w:r>
        <w:t>The draw above is the same for every worker: the exit and re-entry rates are applied to all active and inactive affiliates alike, with no split by pension system. Each worker, though, carries a system, defined-benefit or defined-contribution, and the new actives, the new inactives, and the stocks are reported by that system in the output. The system each worker carries is set at first affiliation (Section 8.3), in the pilot at the 1997 boundary that separates the transition generation, on the old defined-be</w:t>
      </w:r>
      <w:r>
        <w:t>nefit rules, from the individual-account generation.</w:t>
      </w:r>
    </w:p>
    <w:p w14:paraId="688D25DF" w14:textId="77777777" w:rsidR="00155C70" w:rsidRDefault="00D956D4">
      <w:pPr>
        <w:pStyle w:val="BodyText"/>
      </w:pPr>
      <w:r>
        <w:lastRenderedPageBreak/>
        <w:t>The transition dynamics are common to both systems, but the pension is not: a defined-benefit worker accrues a pension on a covered wage, while a defined-contribution worker accumulates an individual account, each computed only for the workers in that system, and a worker draws nothing from the system they are not in (Sections 8.9 and 8.10). The beneficiary database carries the same split from the start, every pension classified by system, defined-benefit or defined-contribution, and by kind, old-age, disab</w:t>
      </w:r>
      <w:r>
        <w:t>ility, or survivor, the six categories of Section 4.</w:t>
      </w:r>
    </w:p>
    <w:p w14:paraId="688D25E0" w14:textId="77777777" w:rsidR="00155C70" w:rsidRDefault="00D956D4">
      <w:pPr>
        <w:pStyle w:val="Heading2"/>
      </w:pPr>
      <w:bookmarkStart w:id="156" w:name="wages-in-the-projection"/>
      <w:bookmarkEnd w:id="154"/>
      <w:r>
        <w:rPr>
          <w:rStyle w:val="SectionNumber"/>
        </w:rPr>
        <w:t>8.7</w:t>
      </w:r>
      <w:r>
        <w:tab/>
        <w:t>Wages in the projection</w:t>
      </w:r>
    </w:p>
    <w:p w14:paraId="688D25E1" w14:textId="77777777" w:rsidR="00155C70" w:rsidRDefault="00D956D4">
      <w:pPr>
        <w:pStyle w:val="FirstParagraph"/>
      </w:pPr>
      <w:r>
        <w:t>This is where the engine applies the wage model that Section 2 estimated: the life-cycle seniority shape that tilts growth over a career, and, for any worker without an observed wage, the regression that supplied one. Section 2 was concerned with how that model is obtained from data of varying richness; this section is concerned with what the engine does with it each year. Each worker’s wage grows once a year, and the growth has two parts: an economy-wide rate the user sets as a target for the year, and a s</w:t>
      </w:r>
      <w:r>
        <w:t>eniority factor that tilts that common rate by where the worker sits in their career. The two are combined for each worker, applied to the wage, and then a single rescaling pins the average back to the user’s target.</w:t>
      </w:r>
    </w:p>
    <w:p w14:paraId="688D25E2" w14:textId="77777777" w:rsidR="00155C70" w:rsidRDefault="00D956D4">
      <w:pPr>
        <w:pStyle w:val="BodyText"/>
      </w:pPr>
      <w:r>
        <w:t>The economy-wide target gtarget</w:t>
      </w:r>
      <w:r>
        <w:t>ᵧ</w:t>
      </w:r>
      <w:r>
        <w:t xml:space="preserve"> is the average pace the user assumes for year y, read from the wage-growth input. It is the rate the aggregate wage bill is meant to grow at, before any individual differences. The seniority factor is the fitted profile r̂(d,g,a) of Section 2, read off the worker’s current wage decile d, gender g, and age a by evaluating the saved model. It is a relative growth, a ratio around one, the cohort’s growth measured against the economy’s: a worker whose factor exceeds one grows faster than the economy in that c</w:t>
      </w:r>
      <w:r>
        <w:t xml:space="preserve">ell, typically the young and </w:t>
      </w:r>
      <w:commentRangeStart w:id="157"/>
      <w:r>
        <w:t>those still climbing through the deciles</w:t>
      </w:r>
      <w:commentRangeEnd w:id="157"/>
      <w:r w:rsidR="00D8749A">
        <w:rPr>
          <w:rStyle w:val="CommentReference"/>
          <w:sz w:val="24"/>
          <w:szCs w:val="24"/>
        </w:rPr>
        <w:commentReference w:id="157"/>
      </w:r>
      <w:r>
        <w:t>, and a worker whose factor is below one grows more slowly, typically those late in their careers whose wages have flattened. A value of one reproduces the economy-wide rate exactly, so the factor multiplies the target directly.</w:t>
      </w:r>
    </w:p>
    <w:p w14:paraId="688D25E3" w14:textId="77777777" w:rsidR="00155C70" w:rsidRDefault="00D956D4">
      <w:pPr>
        <w:pStyle w:val="BodyText"/>
      </w:pPr>
      <w:r>
        <w:t>The growth actually applied to a worker is the economy-wide target tilted by their seniority factor, and each wage is first carried forward by it to a provisional value ,</w:t>
      </w:r>
    </w:p>
    <w:p w14:paraId="688D25E4" w14:textId="77777777" w:rsidR="00155C70" w:rsidRDefault="00D956D4">
      <w:pPr>
        <w:pStyle w:val="BodyText"/>
        <w:jc w:val="center"/>
      </w:pPr>
      <w:r>
        <w:rPr>
          <w:noProof/>
        </w:rPr>
        <w:drawing>
          <wp:inline distT="0" distB="0" distL="0" distR="0" wp14:anchorId="688D2683" wp14:editId="688D2684">
            <wp:extent cx="3081528" cy="251211"/>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eq/d39-1.png"/>
                    <pic:cNvPicPr>
                      <a:picLocks noChangeAspect="1" noChangeArrowheads="1"/>
                    </pic:cNvPicPr>
                  </pic:nvPicPr>
                  <pic:blipFill>
                    <a:blip r:embed="rId57"/>
                    <a:stretch>
                      <a:fillRect/>
                    </a:stretch>
                  </pic:blipFill>
                  <pic:spPr bwMode="auto">
                    <a:xfrm>
                      <a:off x="0" y="0"/>
                      <a:ext cx="3081528" cy="251211"/>
                    </a:xfrm>
                    <a:prstGeom prst="rect">
                      <a:avLst/>
                    </a:prstGeom>
                    <a:noFill/>
                    <a:ln w="9525">
                      <a:noFill/>
                      <a:headEnd/>
                      <a:tailEnd/>
                    </a:ln>
                  </pic:spPr>
                </pic:pic>
              </a:graphicData>
            </a:graphic>
          </wp:inline>
        </w:drawing>
      </w:r>
    </w:p>
    <w:p w14:paraId="688D25E5" w14:textId="77777777" w:rsidR="00155C70" w:rsidRDefault="00D956D4">
      <w:pPr>
        <w:pStyle w:val="BodyText"/>
      </w:pPr>
      <w:r>
        <w:t>so two workers in the same year grow at different rates, and the spread of wages across the workforce widens or narrows as the seniority profile dictates.</w:t>
      </w:r>
    </w:p>
    <w:p w14:paraId="688D25E6" w14:textId="77777777" w:rsidR="00155C70" w:rsidRDefault="00D956D4">
      <w:pPr>
        <w:pStyle w:val="BodyText"/>
      </w:pPr>
      <w:r>
        <w:t>One correction remains, built into the design. The seniority factors average to one across the whole workforce, so the average mix of workers would grow exactly at the target. But the workers present in any single year are not that average mix, and the mix shifts as they age, retire, and move in and out of contribution, so the growth they actually produce comes out a little off. The model measures what it produced, the realized growth grealized</w:t>
      </w:r>
      <w:r>
        <w:t>ᵧ</w:t>
      </w:r>
      <w:r>
        <w:t>, this year’s mean wage over last year’s minus one, and scales every provisional wage by the single factor that closes the gap,</w:t>
      </w:r>
    </w:p>
    <w:p w14:paraId="688D25E7" w14:textId="77777777" w:rsidR="00155C70" w:rsidRDefault="00D956D4">
      <w:pPr>
        <w:pStyle w:val="BodyText"/>
        <w:jc w:val="center"/>
      </w:pPr>
      <w:r>
        <w:rPr>
          <w:noProof/>
        </w:rPr>
        <w:drawing>
          <wp:inline distT="0" distB="0" distL="0" distR="0" wp14:anchorId="688D2685" wp14:editId="688D2686">
            <wp:extent cx="3483864" cy="398112"/>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194" name="Picture" descr="eq/d40-1.png"/>
                    <pic:cNvPicPr>
                      <a:picLocks noChangeAspect="1" noChangeArrowheads="1"/>
                    </pic:cNvPicPr>
                  </pic:nvPicPr>
                  <pic:blipFill>
                    <a:blip r:embed="rId58"/>
                    <a:stretch>
                      <a:fillRect/>
                    </a:stretch>
                  </pic:blipFill>
                  <pic:spPr bwMode="auto">
                    <a:xfrm>
                      <a:off x="0" y="0"/>
                      <a:ext cx="3483864" cy="398112"/>
                    </a:xfrm>
                    <a:prstGeom prst="rect">
                      <a:avLst/>
                    </a:prstGeom>
                    <a:noFill/>
                    <a:ln w="9525">
                      <a:noFill/>
                      <a:headEnd/>
                      <a:tailEnd/>
                    </a:ln>
                  </pic:spPr>
                </pic:pic>
              </a:graphicData>
            </a:graphic>
          </wp:inline>
        </w:drawing>
      </w:r>
    </w:p>
    <w:p w14:paraId="688D25E8" w14:textId="77777777" w:rsidR="00155C70" w:rsidRDefault="00D956D4">
      <w:pPr>
        <w:pStyle w:val="BodyText"/>
      </w:pPr>
      <w:r>
        <w:t xml:space="preserve">which gives the final wage and pins the aggregate to the user’s target exactly. The anchoring factor falls just below one when the year ran above target and just above one when it ran below; </w:t>
      </w:r>
      <w:r>
        <w:lastRenderedPageBreak/>
        <w:t>because it is the same for every worker, the seniority tilt just applied is left untouched, and only the common level moves, never the spacing between workers. The saved reference wage is scaled by the same factor, so it stays in step.</w:t>
      </w:r>
    </w:p>
    <w:p w14:paraId="688D25E9" w14:textId="7B784153" w:rsidR="00155C70" w:rsidRDefault="00D956D4">
      <w:pPr>
        <w:pStyle w:val="BodyText"/>
      </w:pPr>
      <w:r>
        <w:t xml:space="preserve">A worker returning from inactivity is restored to that </w:t>
      </w:r>
      <w:commentRangeStart w:id="158"/>
      <w:commentRangeStart w:id="159"/>
      <w:r>
        <w:t xml:space="preserve">saved reference wage </w:t>
      </w:r>
      <w:commentRangeEnd w:id="158"/>
      <w:r w:rsidR="003D6AC7">
        <w:rPr>
          <w:rStyle w:val="CommentReference"/>
          <w:sz w:val="24"/>
          <w:szCs w:val="24"/>
        </w:rPr>
        <w:commentReference w:id="158"/>
      </w:r>
      <w:commentRangeEnd w:id="159"/>
      <w:r w:rsidR="003D6AC7">
        <w:rPr>
          <w:rStyle w:val="CommentReference"/>
          <w:sz w:val="24"/>
          <w:szCs w:val="24"/>
        </w:rPr>
        <w:commentReference w:id="159"/>
      </w:r>
      <w:r>
        <w:t xml:space="preserve">rather than re-drawn, so a career interruption does not erase wage history and leaves room to apply a return penalty in a later </w:t>
      </w:r>
      <w:ins w:id="160" w:author="Duncan MacDonald" w:date="2026-06-22T16:46:00Z" w16du:dateUtc="2026-06-22T20:46:00Z">
        <w:r w:rsidR="003D6AC7">
          <w:t xml:space="preserve">model </w:t>
        </w:r>
      </w:ins>
      <w:r>
        <w:t>revision. This re-entry reference is distinct from the defined-benefit average covered wage, the base for the pension, which is a valorized average of past covered wages over a window set by the scheme, formed as set out with the benefit formula below.</w:t>
      </w:r>
    </w:p>
    <w:p w14:paraId="688D25EA" w14:textId="77777777" w:rsidR="00155C70" w:rsidRDefault="00D956D4">
      <w:pPr>
        <w:pStyle w:val="Heading2"/>
      </w:pPr>
      <w:bookmarkStart w:id="161" w:name="valorization-and-indexation"/>
      <w:bookmarkEnd w:id="156"/>
      <w:r>
        <w:rPr>
          <w:rStyle w:val="SectionNumber"/>
        </w:rPr>
        <w:t>8.8</w:t>
      </w:r>
      <w:r>
        <w:tab/>
        <w:t>Valorization and indexation</w:t>
      </w:r>
    </w:p>
    <w:p w14:paraId="25D8E2E4" w14:textId="77777777" w:rsidR="00C53B24" w:rsidRDefault="00D956D4">
      <w:pPr>
        <w:pStyle w:val="FirstParagraph"/>
        <w:rPr>
          <w:ins w:id="162" w:author="Duncan MacDonald" w:date="2026-06-22T16:49:00Z" w16du:dateUtc="2026-06-22T20:49:00Z"/>
        </w:rPr>
      </w:pPr>
      <w:r>
        <w:t>Two distinct adjustments keep the system in step with prices and wages, and the model keeps them apart because they act at different points in a worker’s life</w:t>
      </w:r>
      <w:ins w:id="163" w:author="Duncan MacDonald" w:date="2026-06-22T16:49:00Z" w16du:dateUtc="2026-06-22T20:49:00Z">
        <w:r w:rsidR="00C53B24">
          <w:t>;</w:t>
        </w:r>
      </w:ins>
    </w:p>
    <w:p w14:paraId="2A751BED" w14:textId="1B92A4B9" w:rsidR="00C53B24" w:rsidRDefault="00D956D4" w:rsidP="00C53B24">
      <w:pPr>
        <w:pStyle w:val="FirstParagraph"/>
        <w:numPr>
          <w:ilvl w:val="0"/>
          <w:numId w:val="16"/>
        </w:numPr>
        <w:rPr>
          <w:ins w:id="164" w:author="Duncan MacDonald" w:date="2026-06-22T16:49:00Z" w16du:dateUtc="2026-06-22T20:49:00Z"/>
        </w:rPr>
      </w:pPr>
      <w:del w:id="165" w:author="Duncan MacDonald" w:date="2026-06-22T16:49:00Z" w16du:dateUtc="2026-06-22T20:49:00Z">
        <w:r w:rsidDel="00C53B24">
          <w:delText>.</w:delText>
        </w:r>
      </w:del>
      <w:r>
        <w:t xml:space="preserve"> </w:t>
      </w:r>
      <w:commentRangeStart w:id="166"/>
      <w:r w:rsidRPr="00C53B24">
        <w:rPr>
          <w:b/>
          <w:bCs/>
          <w:rPrChange w:id="167" w:author="Duncan MacDonald" w:date="2026-06-22T16:49:00Z" w16du:dateUtc="2026-06-22T20:49:00Z">
            <w:rPr/>
          </w:rPrChange>
        </w:rPr>
        <w:t>Valorization</w:t>
      </w:r>
      <w:r>
        <w:t xml:space="preserve"> adjusts a worker’s past earnings</w:t>
      </w:r>
      <w:ins w:id="168" w:author="Duncan MacDonald" w:date="2026-06-22T16:49:00Z" w16du:dateUtc="2026-06-22T20:49:00Z">
        <w:r w:rsidR="00C53B24">
          <w:t xml:space="preserve"> when calculating reference wages for pension benefits</w:t>
        </w:r>
      </w:ins>
      <w:r>
        <w:t>, bringing each prior year’s wage up to date for the change in the cost and standard of living between the year it was earned and the year of retireme</w:t>
      </w:r>
      <w:commentRangeEnd w:id="166"/>
      <w:r w:rsidR="00C53B24">
        <w:rPr>
          <w:rStyle w:val="CommentReference"/>
          <w:sz w:val="24"/>
          <w:szCs w:val="24"/>
        </w:rPr>
        <w:commentReference w:id="166"/>
      </w:r>
      <w:r>
        <w:t xml:space="preserve">nt; it becomes a policy issue only because the defined-benefit pension rests on an average of past wages rather than on the final salary alone. </w:t>
      </w:r>
    </w:p>
    <w:p w14:paraId="688D25EB" w14:textId="0C516AA6" w:rsidR="00155C70" w:rsidRDefault="00D956D4">
      <w:pPr>
        <w:pStyle w:val="FirstParagraph"/>
        <w:numPr>
          <w:ilvl w:val="0"/>
          <w:numId w:val="16"/>
        </w:numPr>
        <w:pPrChange w:id="169" w:author="Duncan MacDonald" w:date="2026-06-22T16:49:00Z" w16du:dateUtc="2026-06-22T20:49:00Z">
          <w:pPr>
            <w:pStyle w:val="FirstParagraph"/>
          </w:pPr>
        </w:pPrChange>
      </w:pPr>
      <w:r w:rsidRPr="00C53B24">
        <w:rPr>
          <w:b/>
          <w:bCs/>
          <w:rPrChange w:id="170" w:author="Duncan MacDonald" w:date="2026-06-22T16:49:00Z" w16du:dateUtc="2026-06-22T20:49:00Z">
            <w:rPr/>
          </w:rPrChange>
        </w:rPr>
        <w:t>Indexation</w:t>
      </w:r>
      <w:r>
        <w:t xml:space="preserve"> adjusts a pension already in payment, growing it after retirement so that its value is maintained year by year. Both are set out here, before the defined-benefit pension that draws on them, so that the pension formula can be written in terms already defined.</w:t>
      </w:r>
    </w:p>
    <w:p w14:paraId="688D25EC" w14:textId="11761258" w:rsidR="00155C70" w:rsidRDefault="00D956D4">
      <w:pPr>
        <w:pStyle w:val="BodyText"/>
      </w:pPr>
      <w:r>
        <w:t>The two rest on one three-part form</w:t>
      </w:r>
      <w:ins w:id="171" w:author="Duncan MacDonald" w:date="2026-06-22T16:49:00Z" w16du:dateUtc="2026-06-22T20:49:00Z">
        <w:r w:rsidR="00F7334A">
          <w:t>ula</w:t>
        </w:r>
      </w:ins>
      <w:r>
        <w:t>, a weighted combination of price inflation, real wage growth, and a user-set anchor, each a percentage that enters a growth factor as one plus the rate. Each carries its own coefficients and so is a distinct rate. The valorization rate, which acts on past earnings, is</w:t>
      </w:r>
    </w:p>
    <w:p w14:paraId="688D25ED" w14:textId="77777777" w:rsidR="00155C70" w:rsidRDefault="00D956D4">
      <w:pPr>
        <w:pStyle w:val="BodyText"/>
        <w:jc w:val="center"/>
      </w:pPr>
      <w:r>
        <w:rPr>
          <w:noProof/>
        </w:rPr>
        <w:drawing>
          <wp:inline distT="0" distB="0" distL="0" distR="0" wp14:anchorId="688D2687" wp14:editId="688D2688">
            <wp:extent cx="2331720" cy="234542"/>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eq/d41-1.png"/>
                    <pic:cNvPicPr>
                      <a:picLocks noChangeAspect="1" noChangeArrowheads="1"/>
                    </pic:cNvPicPr>
                  </pic:nvPicPr>
                  <pic:blipFill>
                    <a:blip r:embed="rId59"/>
                    <a:stretch>
                      <a:fillRect/>
                    </a:stretch>
                  </pic:blipFill>
                  <pic:spPr bwMode="auto">
                    <a:xfrm>
                      <a:off x="0" y="0"/>
                      <a:ext cx="2331720" cy="234542"/>
                    </a:xfrm>
                    <a:prstGeom prst="rect">
                      <a:avLst/>
                    </a:prstGeom>
                    <a:noFill/>
                    <a:ln w="9525">
                      <a:noFill/>
                      <a:headEnd/>
                      <a:tailEnd/>
                    </a:ln>
                  </pic:spPr>
                </pic:pic>
              </a:graphicData>
            </a:graphic>
          </wp:inline>
        </w:drawing>
      </w:r>
    </w:p>
    <w:p w14:paraId="688D25EE" w14:textId="77777777" w:rsidR="00155C70" w:rsidRDefault="00D956D4">
      <w:pPr>
        <w:pStyle w:val="BodyText"/>
      </w:pPr>
      <w:r>
        <w:t>and the indexation rate, which acts on pensions in payment, takes the same form with its own coefficients,</w:t>
      </w:r>
    </w:p>
    <w:p w14:paraId="688D25EF" w14:textId="77777777" w:rsidR="00155C70" w:rsidRDefault="00D956D4">
      <w:pPr>
        <w:pStyle w:val="BodyText"/>
        <w:jc w:val="center"/>
      </w:pPr>
      <w:r>
        <w:rPr>
          <w:noProof/>
        </w:rPr>
        <w:drawing>
          <wp:inline distT="0" distB="0" distL="0" distR="0" wp14:anchorId="688D2689" wp14:editId="688D268A">
            <wp:extent cx="2267712" cy="235170"/>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eq/d42-1.png"/>
                    <pic:cNvPicPr>
                      <a:picLocks noChangeAspect="1" noChangeArrowheads="1"/>
                    </pic:cNvPicPr>
                  </pic:nvPicPr>
                  <pic:blipFill>
                    <a:blip r:embed="rId60"/>
                    <a:stretch>
                      <a:fillRect/>
                    </a:stretch>
                  </pic:blipFill>
                  <pic:spPr bwMode="auto">
                    <a:xfrm>
                      <a:off x="0" y="0"/>
                      <a:ext cx="2267712" cy="235170"/>
                    </a:xfrm>
                    <a:prstGeom prst="rect">
                      <a:avLst/>
                    </a:prstGeom>
                    <a:noFill/>
                    <a:ln w="9525">
                      <a:noFill/>
                      <a:headEnd/>
                      <a:tailEnd/>
                    </a:ln>
                  </pic:spPr>
                </pic:pic>
              </a:graphicData>
            </a:graphic>
          </wp:inline>
        </w:drawing>
      </w:r>
    </w:p>
    <w:p w14:paraId="688D25F0" w14:textId="61219629" w:rsidR="00155C70" w:rsidRDefault="00D956D4">
      <w:pPr>
        <w:pStyle w:val="BodyText"/>
      </w:pPr>
      <w:r>
        <w:t>The minimum and maximum pension are carried forward by a third rate of the same form</w:t>
      </w:r>
      <w:ins w:id="172" w:author="Duncan MacDonald" w:date="2026-06-22T16:50:00Z" w16du:dateUtc="2026-06-22T20:50:00Z">
        <w:r w:rsidR="00624030">
          <w:t>ula</w:t>
        </w:r>
      </w:ins>
      <w:r>
        <w:t>, the minimum-pension-indexation rate. The three differ only in their coefficients, so a country that indexes pensions in payment to prices but valorizes past wages to wage growth is represented by different coefficient sets, not by different mechanisms.</w:t>
      </w:r>
    </w:p>
    <w:p w14:paraId="688D25F1" w14:textId="75C79F64" w:rsidR="00155C70" w:rsidRDefault="00D956D4">
      <w:pPr>
        <w:pStyle w:val="BodyText"/>
      </w:pPr>
      <w:r>
        <w:t xml:space="preserve">The valorization policy is a choice of the valorization coefficients. </w:t>
      </w:r>
      <w:ins w:id="173" w:author="Duncan MacDonald" w:date="2026-06-22T16:51:00Z" w16du:dateUtc="2026-06-22T20:51:00Z">
        <w:r w:rsidR="00205CBE">
          <w:t>A policy of n</w:t>
        </w:r>
      </w:ins>
      <w:del w:id="174" w:author="Duncan MacDonald" w:date="2026-06-22T16:51:00Z" w16du:dateUtc="2026-06-22T20:51:00Z">
        <w:r w:rsidDel="00205CBE">
          <w:delText>N</w:delText>
        </w:r>
      </w:del>
      <w:r>
        <w:t>o valorization sets all three to zero, so past earnings enter the pension formula at their raw nominal values. Price valorization sets the inflation coefficient to one, so each prior wage is revalued by price inflation alone. Wage valorization sets the inflation and real-wage coefficients to one, so prior wages are revalued by the change in average earnings, that is by price inflation plus real wage growth.</w:t>
      </w:r>
    </w:p>
    <w:p w14:paraId="688D25F2" w14:textId="77777777" w:rsidR="00155C70" w:rsidRDefault="00D956D4">
      <w:pPr>
        <w:pStyle w:val="BodyText"/>
      </w:pPr>
      <w:r>
        <w:lastRenderedPageBreak/>
        <w:t>Valorization is carried out by bringing each past wage forward to the year of retirement. A wage earned in year j is multiplied, once for every year from then to the retirement year T, by one plus that year’s valorization rate, so the valorized wage is the original wage compounded by the valorization rate over the intervening years,</w:t>
      </w:r>
    </w:p>
    <w:p w14:paraId="688D25F3" w14:textId="77777777" w:rsidR="00155C70" w:rsidRDefault="00D956D4">
      <w:pPr>
        <w:pStyle w:val="BodyText"/>
        <w:jc w:val="center"/>
      </w:pPr>
      <w:r>
        <w:rPr>
          <w:noProof/>
        </w:rPr>
        <w:drawing>
          <wp:inline distT="0" distB="0" distL="0" distR="0" wp14:anchorId="688D268B" wp14:editId="688D268C">
            <wp:extent cx="3154680" cy="473735"/>
            <wp:effectExtent l="0" t="0" r="0" b="0"/>
            <wp:docPr id="203" name="Picture"/>
            <wp:cNvGraphicFramePr/>
            <a:graphic xmlns:a="http://schemas.openxmlformats.org/drawingml/2006/main">
              <a:graphicData uri="http://schemas.openxmlformats.org/drawingml/2006/picture">
                <pic:pic xmlns:pic="http://schemas.openxmlformats.org/drawingml/2006/picture">
                  <pic:nvPicPr>
                    <pic:cNvPr id="204" name="Picture" descr="eq/d43-1.png"/>
                    <pic:cNvPicPr>
                      <a:picLocks noChangeAspect="1" noChangeArrowheads="1"/>
                    </pic:cNvPicPr>
                  </pic:nvPicPr>
                  <pic:blipFill>
                    <a:blip r:embed="rId61"/>
                    <a:stretch>
                      <a:fillRect/>
                    </a:stretch>
                  </pic:blipFill>
                  <pic:spPr bwMode="auto">
                    <a:xfrm>
                      <a:off x="0" y="0"/>
                      <a:ext cx="3154680" cy="473735"/>
                    </a:xfrm>
                    <a:prstGeom prst="rect">
                      <a:avLst/>
                    </a:prstGeom>
                    <a:noFill/>
                    <a:ln w="9525">
                      <a:noFill/>
                      <a:headEnd/>
                      <a:tailEnd/>
                    </a:ln>
                  </pic:spPr>
                </pic:pic>
              </a:graphicData>
            </a:graphic>
          </wp:inline>
        </w:drawing>
      </w:r>
    </w:p>
    <w:p w14:paraId="688D25F4" w14:textId="77777777" w:rsidR="00155C70" w:rsidRDefault="00D956D4">
      <w:pPr>
        <w:pStyle w:val="BodyText"/>
      </w:pPr>
      <w:r>
        <w:t>Under a constant rate this reduces to the wage times one plus the rate raised to the number of years, and under no valorization the product is one and the wage keeps its nominal value.</w:t>
      </w:r>
    </w:p>
    <w:p w14:paraId="688D25F5" w14:textId="77777777" w:rsidR="00155C70" w:rsidRDefault="00D956D4">
      <w:pPr>
        <w:pStyle w:val="BodyText"/>
      </w:pPr>
      <w:r>
        <w:t>Indexation acts in the same shape, but on a pension already granted rather than on a past wage. Once a pension is in payment it is projected forward each year by one plus the indexation rate,</w:t>
      </w:r>
    </w:p>
    <w:p w14:paraId="688D25F6" w14:textId="77777777" w:rsidR="00155C70" w:rsidRDefault="00D956D4">
      <w:pPr>
        <w:pStyle w:val="BodyText"/>
        <w:jc w:val="center"/>
      </w:pPr>
      <w:r>
        <w:rPr>
          <w:noProof/>
        </w:rPr>
        <w:drawing>
          <wp:inline distT="0" distB="0" distL="0" distR="0" wp14:anchorId="688D268D" wp14:editId="688D268E">
            <wp:extent cx="3849624" cy="246692"/>
            <wp:effectExtent l="0" t="0" r="0" b="0"/>
            <wp:docPr id="206" name="Picture"/>
            <wp:cNvGraphicFramePr/>
            <a:graphic xmlns:a="http://schemas.openxmlformats.org/drawingml/2006/main">
              <a:graphicData uri="http://schemas.openxmlformats.org/drawingml/2006/picture">
                <pic:pic xmlns:pic="http://schemas.openxmlformats.org/drawingml/2006/picture">
                  <pic:nvPicPr>
                    <pic:cNvPr id="207" name="Picture" descr="eq/d44-1.png"/>
                    <pic:cNvPicPr>
                      <a:picLocks noChangeAspect="1" noChangeArrowheads="1"/>
                    </pic:cNvPicPr>
                  </pic:nvPicPr>
                  <pic:blipFill>
                    <a:blip r:embed="rId62"/>
                    <a:stretch>
                      <a:fillRect/>
                    </a:stretch>
                  </pic:blipFill>
                  <pic:spPr bwMode="auto">
                    <a:xfrm>
                      <a:off x="0" y="0"/>
                      <a:ext cx="3849624" cy="246692"/>
                    </a:xfrm>
                    <a:prstGeom prst="rect">
                      <a:avLst/>
                    </a:prstGeom>
                    <a:noFill/>
                    <a:ln w="9525">
                      <a:noFill/>
                      <a:headEnd/>
                      <a:tailEnd/>
                    </a:ln>
                  </pic:spPr>
                </pic:pic>
              </a:graphicData>
            </a:graphic>
          </wp:inline>
        </w:drawing>
      </w:r>
    </w:p>
    <w:p w14:paraId="688D25F7" w14:textId="77777777" w:rsidR="00155C70" w:rsidRDefault="00D956D4">
      <w:pPr>
        <w:pStyle w:val="BodyText"/>
      </w:pPr>
      <w:r>
        <w:t xml:space="preserve">so a pension awarded in one year keeps its value against prices and wages in every year after; this is the projection rule the engine applies to every pension in payment, year by year. The minimum and maximum pension that bound the benefit are carried forward in the same way, each year, by the minimum-pension-indexation rate (the </w:t>
      </w:r>
      <w:commentRangeStart w:id="175"/>
      <w:r>
        <w:t xml:space="preserve">mpi_rate in the </w:t>
      </w:r>
      <w:commentRangeEnd w:id="175"/>
      <w:r w:rsidR="00672E65">
        <w:rPr>
          <w:rStyle w:val="CommentReference"/>
          <w:sz w:val="24"/>
          <w:szCs w:val="24"/>
        </w:rPr>
        <w:commentReference w:id="175"/>
      </w:r>
      <w:r>
        <w:t>code),</w:t>
      </w:r>
    </w:p>
    <w:p w14:paraId="688D25F8" w14:textId="77777777" w:rsidR="00155C70" w:rsidRDefault="00D956D4">
      <w:pPr>
        <w:pStyle w:val="BodyText"/>
        <w:jc w:val="center"/>
      </w:pPr>
      <w:r>
        <w:rPr>
          <w:noProof/>
        </w:rPr>
        <w:drawing>
          <wp:inline distT="0" distB="0" distL="0" distR="0" wp14:anchorId="688D268F" wp14:editId="688D2690">
            <wp:extent cx="5334000" cy="235131"/>
            <wp:effectExtent l="0" t="0" r="0" b="0"/>
            <wp:docPr id="209" name="Picture"/>
            <wp:cNvGraphicFramePr/>
            <a:graphic xmlns:a="http://schemas.openxmlformats.org/drawingml/2006/main">
              <a:graphicData uri="http://schemas.openxmlformats.org/drawingml/2006/picture">
                <pic:pic xmlns:pic="http://schemas.openxmlformats.org/drawingml/2006/picture">
                  <pic:nvPicPr>
                    <pic:cNvPr id="210" name="Picture" descr="eq/d45-1.png"/>
                    <pic:cNvPicPr>
                      <a:picLocks noChangeAspect="1" noChangeArrowheads="1"/>
                    </pic:cNvPicPr>
                  </pic:nvPicPr>
                  <pic:blipFill>
                    <a:blip r:embed="rId63"/>
                    <a:stretch>
                      <a:fillRect/>
                    </a:stretch>
                  </pic:blipFill>
                  <pic:spPr bwMode="auto">
                    <a:xfrm>
                      <a:off x="0" y="0"/>
                      <a:ext cx="5334000" cy="235131"/>
                    </a:xfrm>
                    <a:prstGeom prst="rect">
                      <a:avLst/>
                    </a:prstGeom>
                    <a:noFill/>
                    <a:ln w="9525">
                      <a:noFill/>
                      <a:headEnd/>
                      <a:tailEnd/>
                    </a:ln>
                  </pic:spPr>
                </pic:pic>
              </a:graphicData>
            </a:graphic>
          </wp:inline>
        </w:drawing>
      </w:r>
    </w:p>
    <w:p w14:paraId="688D25F9" w14:textId="77777777" w:rsidR="00155C70" w:rsidRDefault="00D956D4">
      <w:pPr>
        <w:pStyle w:val="BodyText"/>
      </w:pPr>
      <w:r>
        <w:t>so the floor and the ceiling keep pace with the pensions they bound. It is the valorized wages, not the raw ones, that the defined-benefit base of the next section averages.</w:t>
      </w:r>
    </w:p>
    <w:p w14:paraId="688D25FA" w14:textId="77777777" w:rsidR="00155C70" w:rsidRDefault="00D956D4">
      <w:pPr>
        <w:pStyle w:val="Heading2"/>
      </w:pPr>
      <w:bookmarkStart w:id="176" w:name="the-defined-benefit-pension"/>
      <w:bookmarkEnd w:id="161"/>
      <w:r>
        <w:rPr>
          <w:rStyle w:val="SectionNumber"/>
        </w:rPr>
        <w:t>8.9</w:t>
      </w:r>
      <w:r>
        <w:tab/>
      </w:r>
      <w:commentRangeStart w:id="177"/>
      <w:r>
        <w:t>The defined-benefit pension</w:t>
      </w:r>
      <w:commentRangeEnd w:id="177"/>
      <w:r w:rsidR="007A5ADE">
        <w:rPr>
          <w:rStyle w:val="CommentReference"/>
          <w:sz w:val="28"/>
          <w:szCs w:val="28"/>
        </w:rPr>
        <w:commentReference w:id="177"/>
      </w:r>
    </w:p>
    <w:p w14:paraId="688D25FB" w14:textId="77777777" w:rsidR="00155C70" w:rsidRDefault="00D956D4">
      <w:pPr>
        <w:pStyle w:val="FirstParagraph"/>
      </w:pPr>
      <w:r>
        <w:t>A worker who retires from a defined-benefit scheme receives a pension built from three ingredients: an average covered wage, a replacement rate, and the floors and ceilings that bound the result. The first of these, the average covered wage, is the earnings base of the pension, and the way it is formed is itself a policy choice that differs from one country to the next.</w:t>
      </w:r>
    </w:p>
    <w:p w14:paraId="688D25FC" w14:textId="77777777" w:rsidR="00155C70" w:rsidRDefault="00D956D4">
      <w:pPr>
        <w:pStyle w:val="BodyText"/>
      </w:pPr>
      <w:r>
        <w:t>The base is an average of the worker’s past covered wages, but two things about that average are set by the scheme rather than fixed by the model: how many years enter it, and which years. The model exposes both as parameters, so that a single engine can reproduce the full range of national rules. The number of years, written N, can be one, a handful, or the whole career, and the selection rule can take the most recent years, the highest-paid years, or the highest-paid among the most recent. The common case</w:t>
      </w:r>
      <w:r>
        <w:t xml:space="preserve">s are a final-salary scheme, where N is one and only the last covered wage counts; a last-few-years scheme, where N is, say, five or ten and the average runs over the most recent N years; a best-years scheme, where the N highest covered wages over the career are averaged, in some countries restricted to the N highest within a fixed recent window; and a full-career average, where every year the worker contributed enters the mean. </w:t>
      </w:r>
      <w:commentRangeStart w:id="178"/>
      <w:r>
        <w:t>The pilot uses a running average of the most recent three years.</w:t>
      </w:r>
      <w:commentRangeEnd w:id="178"/>
      <w:r w:rsidR="00DA4CA3">
        <w:rPr>
          <w:rStyle w:val="CommentReference"/>
          <w:sz w:val="24"/>
          <w:szCs w:val="24"/>
        </w:rPr>
        <w:commentReference w:id="178"/>
      </w:r>
    </w:p>
    <w:p w14:paraId="688D25FD" w14:textId="77777777" w:rsidR="00155C70" w:rsidRDefault="00D956D4">
      <w:pPr>
        <w:pStyle w:val="BodyText"/>
      </w:pPr>
      <w:r>
        <w:t>Whatever the window, the wages in it enter not at their face value but valorized, each brought to the value of the retirement year by the valorization rate of Section 8.8, so that a wage earned long before retirement is not weighed at its outdated nominal value against a recent one. The base is the average of these valorized wages over the chosen years,</w:t>
      </w:r>
    </w:p>
    <w:p w14:paraId="688D25FE" w14:textId="77777777" w:rsidR="00155C70" w:rsidRDefault="00D956D4">
      <w:pPr>
        <w:pStyle w:val="BodyText"/>
        <w:jc w:val="center"/>
      </w:pPr>
      <w:r>
        <w:rPr>
          <w:noProof/>
        </w:rPr>
        <w:lastRenderedPageBreak/>
        <w:drawing>
          <wp:inline distT="0" distB="0" distL="0" distR="0" wp14:anchorId="688D2691" wp14:editId="688D2692">
            <wp:extent cx="3127248" cy="413406"/>
            <wp:effectExtent l="0" t="0" r="0" b="0"/>
            <wp:docPr id="213" name="Picture"/>
            <wp:cNvGraphicFramePr/>
            <a:graphic xmlns:a="http://schemas.openxmlformats.org/drawingml/2006/main">
              <a:graphicData uri="http://schemas.openxmlformats.org/drawingml/2006/picture">
                <pic:pic xmlns:pic="http://schemas.openxmlformats.org/drawingml/2006/picture">
                  <pic:nvPicPr>
                    <pic:cNvPr id="214" name="Picture" descr="eq/d46-1.png"/>
                    <pic:cNvPicPr>
                      <a:picLocks noChangeAspect="1" noChangeArrowheads="1"/>
                    </pic:cNvPicPr>
                  </pic:nvPicPr>
                  <pic:blipFill>
                    <a:blip r:embed="rId64"/>
                    <a:stretch>
                      <a:fillRect/>
                    </a:stretch>
                  </pic:blipFill>
                  <pic:spPr bwMode="auto">
                    <a:xfrm>
                      <a:off x="0" y="0"/>
                      <a:ext cx="3127248" cy="413406"/>
                    </a:xfrm>
                    <a:prstGeom prst="rect">
                      <a:avLst/>
                    </a:prstGeom>
                    <a:noFill/>
                    <a:ln w="9525">
                      <a:noFill/>
                      <a:headEnd/>
                      <a:tailEnd/>
                    </a:ln>
                  </pic:spPr>
                </pic:pic>
              </a:graphicData>
            </a:graphic>
          </wp:inline>
        </w:drawing>
      </w:r>
    </w:p>
    <w:p w14:paraId="688D25FF" w14:textId="77777777" w:rsidR="00155C70" w:rsidRDefault="00D956D4">
      <w:pPr>
        <w:pStyle w:val="BodyText"/>
      </w:pPr>
      <w:r>
        <w:t>the number N and the membership of the set of selected years together carry the scheme’s choice of window, while the valorization carries the adjustment to current values. A final-salary rule is this same expression with N equal to one, and a career average is the same expression with the set of selected years running over the worker’s whole contributory history.</w:t>
      </w:r>
    </w:p>
    <w:p w14:paraId="688D2600" w14:textId="77777777" w:rsidR="00155C70" w:rsidRDefault="00D956D4">
      <w:pPr>
        <w:pStyle w:val="BodyText"/>
      </w:pPr>
      <w:r>
        <w:t>The replacement rate is the years of service times the accrual rate, reduced by a penalty for each year of early retirement and increased by a bonus for each year of late retirement, then bounded below by zero and above by a maximum accrual,</w:t>
      </w:r>
    </w:p>
    <w:p w14:paraId="688D2601" w14:textId="77777777" w:rsidR="00155C70" w:rsidRDefault="00D956D4">
      <w:pPr>
        <w:pStyle w:val="BodyText"/>
        <w:jc w:val="center"/>
      </w:pPr>
      <w:r>
        <w:rPr>
          <w:noProof/>
        </w:rPr>
        <w:drawing>
          <wp:inline distT="0" distB="0" distL="0" distR="0" wp14:anchorId="688D2693" wp14:editId="688D2694">
            <wp:extent cx="4910328" cy="285253"/>
            <wp:effectExtent l="0" t="0" r="0" b="0"/>
            <wp:docPr id="216" name="Picture"/>
            <wp:cNvGraphicFramePr/>
            <a:graphic xmlns:a="http://schemas.openxmlformats.org/drawingml/2006/main">
              <a:graphicData uri="http://schemas.openxmlformats.org/drawingml/2006/picture">
                <pic:pic xmlns:pic="http://schemas.openxmlformats.org/drawingml/2006/picture">
                  <pic:nvPicPr>
                    <pic:cNvPr id="217" name="Picture" descr="eq/d47-1.png"/>
                    <pic:cNvPicPr>
                      <a:picLocks noChangeAspect="1" noChangeArrowheads="1"/>
                    </pic:cNvPicPr>
                  </pic:nvPicPr>
                  <pic:blipFill>
                    <a:blip r:embed="rId65"/>
                    <a:stretch>
                      <a:fillRect/>
                    </a:stretch>
                  </pic:blipFill>
                  <pic:spPr bwMode="auto">
                    <a:xfrm>
                      <a:off x="0" y="0"/>
                      <a:ext cx="4910328" cy="285253"/>
                    </a:xfrm>
                    <a:prstGeom prst="rect">
                      <a:avLst/>
                    </a:prstGeom>
                    <a:noFill/>
                    <a:ln w="9525">
                      <a:noFill/>
                      <a:headEnd/>
                      <a:tailEnd/>
                    </a:ln>
                  </pic:spPr>
                </pic:pic>
              </a:graphicData>
            </a:graphic>
          </wp:inline>
        </w:drawing>
      </w:r>
    </w:p>
    <w:p w14:paraId="688D2602" w14:textId="77777777" w:rsidR="00155C70" w:rsidRDefault="00D956D4">
      <w:pPr>
        <w:pStyle w:val="BodyText"/>
      </w:pPr>
      <w:r>
        <w:t>The monthly pension is the average covered wage times this replacement rate, bounded below by a minimum pension and above by a maximum pension,</w:t>
      </w:r>
    </w:p>
    <w:p w14:paraId="688D2603" w14:textId="77777777" w:rsidR="00155C70" w:rsidRDefault="00D956D4">
      <w:pPr>
        <w:pStyle w:val="BodyText"/>
        <w:jc w:val="center"/>
      </w:pPr>
      <w:r>
        <w:rPr>
          <w:noProof/>
        </w:rPr>
        <w:drawing>
          <wp:inline distT="0" distB="0" distL="0" distR="0" wp14:anchorId="688D2695" wp14:editId="688D2696">
            <wp:extent cx="4910328" cy="246734"/>
            <wp:effectExtent l="0" t="0" r="0" b="0"/>
            <wp:docPr id="219" name="Picture"/>
            <wp:cNvGraphicFramePr/>
            <a:graphic xmlns:a="http://schemas.openxmlformats.org/drawingml/2006/main">
              <a:graphicData uri="http://schemas.openxmlformats.org/drawingml/2006/picture">
                <pic:pic xmlns:pic="http://schemas.openxmlformats.org/drawingml/2006/picture">
                  <pic:nvPicPr>
                    <pic:cNvPr id="220" name="Picture" descr="eq/d48-1.png"/>
                    <pic:cNvPicPr>
                      <a:picLocks noChangeAspect="1" noChangeArrowheads="1"/>
                    </pic:cNvPicPr>
                  </pic:nvPicPr>
                  <pic:blipFill>
                    <a:blip r:embed="rId66"/>
                    <a:stretch>
                      <a:fillRect/>
                    </a:stretch>
                  </pic:blipFill>
                  <pic:spPr bwMode="auto">
                    <a:xfrm>
                      <a:off x="0" y="0"/>
                      <a:ext cx="4910328" cy="246734"/>
                    </a:xfrm>
                    <a:prstGeom prst="rect">
                      <a:avLst/>
                    </a:prstGeom>
                    <a:noFill/>
                    <a:ln w="9525">
                      <a:noFill/>
                      <a:headEnd/>
                      <a:tailEnd/>
                    </a:ln>
                  </pic:spPr>
                </pic:pic>
              </a:graphicData>
            </a:graphic>
          </wp:inline>
        </w:drawing>
      </w:r>
    </w:p>
    <w:p w14:paraId="688D2604" w14:textId="77777777" w:rsidR="00155C70" w:rsidRDefault="00D956D4">
      <w:pPr>
        <w:pStyle w:val="BodyText"/>
      </w:pPr>
      <w:r>
        <w:t>A worker who retires without the service needed to qualify receives instead a lump sum, namely their own contributions accumulated with interest, computed from their length of service, the average covered wage, the employee contribution rate, and a lump-sum interest rate.</w:t>
      </w:r>
    </w:p>
    <w:p w14:paraId="688D2605" w14:textId="77777777" w:rsidR="00155C70" w:rsidRDefault="00D956D4">
      <w:pPr>
        <w:pStyle w:val="Heading2"/>
      </w:pPr>
      <w:bookmarkStart w:id="179" w:name="the-defined-contribution-pension"/>
      <w:bookmarkEnd w:id="176"/>
      <w:r>
        <w:rPr>
          <w:rStyle w:val="SectionNumber"/>
        </w:rPr>
        <w:t>8.10</w:t>
      </w:r>
      <w:r>
        <w:tab/>
        <w:t>The defined-contribution pension</w:t>
      </w:r>
    </w:p>
    <w:p w14:paraId="688D2606" w14:textId="77777777" w:rsidR="00155C70" w:rsidRDefault="00D956D4">
      <w:pPr>
        <w:pStyle w:val="FirstParagraph"/>
      </w:pPr>
      <w:r>
        <w:t>A worker in a defined-contribution scheme accumulates an individual account. The contribution paid in each period is the sum of the employer, employee, and government shares, each a rate applied to the worker’s covered wage within the relevant income bracket,</w:t>
      </w:r>
    </w:p>
    <w:p w14:paraId="688D2607" w14:textId="77777777" w:rsidR="00155C70" w:rsidRDefault="00D956D4">
      <w:pPr>
        <w:pStyle w:val="BodyText"/>
        <w:jc w:val="center"/>
      </w:pPr>
      <w:r>
        <w:rPr>
          <w:noProof/>
        </w:rPr>
        <w:drawing>
          <wp:inline distT="0" distB="0" distL="0" distR="0" wp14:anchorId="688D2697" wp14:editId="688D2698">
            <wp:extent cx="2048256" cy="246521"/>
            <wp:effectExtent l="0" t="0" r="0" b="0"/>
            <wp:docPr id="223" name="Picture"/>
            <wp:cNvGraphicFramePr/>
            <a:graphic xmlns:a="http://schemas.openxmlformats.org/drawingml/2006/main">
              <a:graphicData uri="http://schemas.openxmlformats.org/drawingml/2006/picture">
                <pic:pic xmlns:pic="http://schemas.openxmlformats.org/drawingml/2006/picture">
                  <pic:nvPicPr>
                    <pic:cNvPr id="224" name="Picture" descr="eq/d49-1.png"/>
                    <pic:cNvPicPr>
                      <a:picLocks noChangeAspect="1" noChangeArrowheads="1"/>
                    </pic:cNvPicPr>
                  </pic:nvPicPr>
                  <pic:blipFill>
                    <a:blip r:embed="rId67"/>
                    <a:stretch>
                      <a:fillRect/>
                    </a:stretch>
                  </pic:blipFill>
                  <pic:spPr bwMode="auto">
                    <a:xfrm>
                      <a:off x="0" y="0"/>
                      <a:ext cx="2048256" cy="246521"/>
                    </a:xfrm>
                    <a:prstGeom prst="rect">
                      <a:avLst/>
                    </a:prstGeom>
                    <a:noFill/>
                    <a:ln w="9525">
                      <a:noFill/>
                      <a:headEnd/>
                      <a:tailEnd/>
                    </a:ln>
                  </pic:spPr>
                </pic:pic>
              </a:graphicData>
            </a:graphic>
          </wp:inline>
        </w:drawing>
      </w:r>
    </w:p>
    <w:p w14:paraId="688D2608" w14:textId="77777777" w:rsidR="00155C70" w:rsidRDefault="00D956D4">
      <w:pPr>
        <w:pStyle w:val="BodyText"/>
      </w:pPr>
      <w:r>
        <w:t>and the account earns an investment return net of the management fee charged by the fund administrator, the gross return less the fee,</w:t>
      </w:r>
    </w:p>
    <w:p w14:paraId="688D2609" w14:textId="77777777" w:rsidR="00155C70" w:rsidRDefault="00D956D4">
      <w:pPr>
        <w:pStyle w:val="BodyText"/>
        <w:jc w:val="center"/>
      </w:pPr>
      <w:r>
        <w:rPr>
          <w:noProof/>
        </w:rPr>
        <w:drawing>
          <wp:inline distT="0" distB="0" distL="0" distR="0" wp14:anchorId="688D2699" wp14:editId="688D269A">
            <wp:extent cx="987552" cy="241164"/>
            <wp:effectExtent l="0" t="0" r="0" b="0"/>
            <wp:docPr id="226" name="Picture"/>
            <wp:cNvGraphicFramePr/>
            <a:graphic xmlns:a="http://schemas.openxmlformats.org/drawingml/2006/main">
              <a:graphicData uri="http://schemas.openxmlformats.org/drawingml/2006/picture">
                <pic:pic xmlns:pic="http://schemas.openxmlformats.org/drawingml/2006/picture">
                  <pic:nvPicPr>
                    <pic:cNvPr id="227" name="Picture" descr="eq/d50-1.png"/>
                    <pic:cNvPicPr>
                      <a:picLocks noChangeAspect="1" noChangeArrowheads="1"/>
                    </pic:cNvPicPr>
                  </pic:nvPicPr>
                  <pic:blipFill>
                    <a:blip r:embed="rId68"/>
                    <a:stretch>
                      <a:fillRect/>
                    </a:stretch>
                  </pic:blipFill>
                  <pic:spPr bwMode="auto">
                    <a:xfrm>
                      <a:off x="0" y="0"/>
                      <a:ext cx="987552" cy="241164"/>
                    </a:xfrm>
                    <a:prstGeom prst="rect">
                      <a:avLst/>
                    </a:prstGeom>
                    <a:noFill/>
                    <a:ln w="9525">
                      <a:noFill/>
                      <a:headEnd/>
                      <a:tailEnd/>
                    </a:ln>
                  </pic:spPr>
                </pic:pic>
              </a:graphicData>
            </a:graphic>
          </wp:inline>
        </w:drawing>
      </w:r>
    </w:p>
    <w:p w14:paraId="688D260A" w14:textId="77777777" w:rsidR="00155C70" w:rsidRDefault="00D956D4">
      <w:pPr>
        <w:pStyle w:val="BodyText"/>
      </w:pPr>
      <w:r>
        <w:t xml:space="preserve">The fee is the management charge the pension fund administrator levies on the account, set as a proportion of the assets it holds, the management expense ratio; in the pilot it is the commission the private administrators, the AFOREs, deduct each year. It is supplied by the user among the defined-contribution parameters, year by year and alongside the gross return, and it is subtracted from that gross return, so that what the account actually earns is the net return. The charge is modest in any single year </w:t>
      </w:r>
      <w:r>
        <w:t>but compounds over a working life, so a higher fee lowers the accumulated balance, and the annuity bought from it, by considerably more than its annual size would suggest; this is why it is carried as a parameter in its own right rather than folded into the return the user sets.</w:t>
      </w:r>
    </w:p>
    <w:p w14:paraId="688D260B" w14:textId="77777777" w:rsidR="00155C70" w:rsidRDefault="00D956D4">
      <w:pPr>
        <w:pStyle w:val="BodyText"/>
      </w:pPr>
      <w:r>
        <w:t>Each period the account takes the previous balance plus the period’s contribution and earns the net investment return,</w:t>
      </w:r>
    </w:p>
    <w:p w14:paraId="688D260C" w14:textId="77777777" w:rsidR="00155C70" w:rsidRDefault="00D956D4">
      <w:pPr>
        <w:pStyle w:val="BodyText"/>
        <w:jc w:val="center"/>
      </w:pPr>
      <w:r>
        <w:rPr>
          <w:noProof/>
        </w:rPr>
        <w:lastRenderedPageBreak/>
        <w:drawing>
          <wp:inline distT="0" distB="0" distL="0" distR="0" wp14:anchorId="688D269B" wp14:editId="688D269C">
            <wp:extent cx="2322576" cy="247050"/>
            <wp:effectExtent l="0" t="0" r="0" b="0"/>
            <wp:docPr id="229" name="Picture"/>
            <wp:cNvGraphicFramePr/>
            <a:graphic xmlns:a="http://schemas.openxmlformats.org/drawingml/2006/main">
              <a:graphicData uri="http://schemas.openxmlformats.org/drawingml/2006/picture">
                <pic:pic xmlns:pic="http://schemas.openxmlformats.org/drawingml/2006/picture">
                  <pic:nvPicPr>
                    <pic:cNvPr id="230" name="Picture" descr="eq/d51-1.png"/>
                    <pic:cNvPicPr>
                      <a:picLocks noChangeAspect="1" noChangeArrowheads="1"/>
                    </pic:cNvPicPr>
                  </pic:nvPicPr>
                  <pic:blipFill>
                    <a:blip r:embed="rId69"/>
                    <a:stretch>
                      <a:fillRect/>
                    </a:stretch>
                  </pic:blipFill>
                  <pic:spPr bwMode="auto">
                    <a:xfrm>
                      <a:off x="0" y="0"/>
                      <a:ext cx="2322576" cy="247050"/>
                    </a:xfrm>
                    <a:prstGeom prst="rect">
                      <a:avLst/>
                    </a:prstGeom>
                    <a:noFill/>
                    <a:ln w="9525">
                      <a:noFill/>
                      <a:headEnd/>
                      <a:tailEnd/>
                    </a:ln>
                  </pic:spPr>
                </pic:pic>
              </a:graphicData>
            </a:graphic>
          </wp:inline>
        </w:drawing>
      </w:r>
    </w:p>
    <w:p w14:paraId="688D260D" w14:textId="77777777" w:rsidR="00155C70" w:rsidRDefault="00D956D4">
      <w:pPr>
        <w:pStyle w:val="BodyText"/>
      </w:pPr>
      <w:r>
        <w:t>At retirement the balance is converted to a monthly annuity by dividing by twelve times an annuity factor that reflects life expectancy and the discount rate,</w:t>
      </w:r>
    </w:p>
    <w:p w14:paraId="688D260E" w14:textId="77777777" w:rsidR="00155C70" w:rsidRDefault="00D956D4">
      <w:pPr>
        <w:pStyle w:val="BodyText"/>
        <w:jc w:val="center"/>
      </w:pPr>
      <w:r>
        <w:rPr>
          <w:noProof/>
        </w:rPr>
        <w:drawing>
          <wp:inline distT="0" distB="0" distL="0" distR="0" wp14:anchorId="688D269D" wp14:editId="688D269E">
            <wp:extent cx="1810512" cy="349290"/>
            <wp:effectExtent l="0" t="0" r="0" b="0"/>
            <wp:docPr id="232" name="Picture"/>
            <wp:cNvGraphicFramePr/>
            <a:graphic xmlns:a="http://schemas.openxmlformats.org/drawingml/2006/main">
              <a:graphicData uri="http://schemas.openxmlformats.org/drawingml/2006/picture">
                <pic:pic xmlns:pic="http://schemas.openxmlformats.org/drawingml/2006/picture">
                  <pic:nvPicPr>
                    <pic:cNvPr id="233" name="Picture" descr="eq/d52-1.png"/>
                    <pic:cNvPicPr>
                      <a:picLocks noChangeAspect="1" noChangeArrowheads="1"/>
                    </pic:cNvPicPr>
                  </pic:nvPicPr>
                  <pic:blipFill>
                    <a:blip r:embed="rId70"/>
                    <a:stretch>
                      <a:fillRect/>
                    </a:stretch>
                  </pic:blipFill>
                  <pic:spPr bwMode="auto">
                    <a:xfrm>
                      <a:off x="0" y="0"/>
                      <a:ext cx="1810512" cy="349290"/>
                    </a:xfrm>
                    <a:prstGeom prst="rect">
                      <a:avLst/>
                    </a:prstGeom>
                    <a:noFill/>
                    <a:ln w="9525">
                      <a:noFill/>
                      <a:headEnd/>
                      <a:tailEnd/>
                    </a:ln>
                  </pic:spPr>
                </pic:pic>
              </a:graphicData>
            </a:graphic>
          </wp:inline>
        </w:drawing>
      </w:r>
    </w:p>
    <w:p w14:paraId="688D260F" w14:textId="77777777" w:rsidR="00155C70" w:rsidRDefault="00D956D4">
      <w:pPr>
        <w:pStyle w:val="BodyText"/>
      </w:pPr>
      <w:r>
        <w:t xml:space="preserve">This balance-over-annuity rule is the standard approach to defined-contribution pensions, in which the pension is the accumulated individual balance divided by an annuity factor; the </w:t>
      </w:r>
      <w:commentRangeStart w:id="180"/>
      <w:r>
        <w:t>difference here is that the calculation runs on each worker’s own account rather than on a cell average</w:t>
      </w:r>
      <w:commentRangeEnd w:id="180"/>
      <w:r w:rsidR="00FE0412">
        <w:rPr>
          <w:rStyle w:val="CommentReference"/>
          <w:sz w:val="24"/>
          <w:szCs w:val="24"/>
        </w:rPr>
        <w:commentReference w:id="180"/>
      </w:r>
      <w:r>
        <w:t>, and the return credited is net of the management fee.</w:t>
      </w:r>
    </w:p>
    <w:p w14:paraId="688D2610" w14:textId="77777777" w:rsidR="00155C70" w:rsidRDefault="00D956D4">
      <w:pPr>
        <w:pStyle w:val="BodyText"/>
      </w:pPr>
      <w:r>
        <w:t>Where the worker is eligible for a minimum pension the annuity is topped up to it; where the worker is not eligible for a pension at all, the balance is paid as a lump sum.</w:t>
      </w:r>
    </w:p>
    <w:p w14:paraId="688D2611" w14:textId="77777777" w:rsidR="00155C70" w:rsidRDefault="00D956D4">
      <w:pPr>
        <w:pStyle w:val="Heading2"/>
      </w:pPr>
      <w:bookmarkStart w:id="181" w:name="the-retirement-decision"/>
      <w:bookmarkEnd w:id="179"/>
      <w:r>
        <w:rPr>
          <w:rStyle w:val="SectionNumber"/>
        </w:rPr>
        <w:t>8.11</w:t>
      </w:r>
      <w:r>
        <w:tab/>
        <w:t>The retirement decision</w:t>
      </w:r>
    </w:p>
    <w:p w14:paraId="688D2612" w14:textId="77777777" w:rsidR="00155C70" w:rsidRDefault="00D956D4">
      <w:pPr>
        <w:pStyle w:val="FirstParagraph"/>
      </w:pPr>
      <w:r>
        <w:t>Whether a worker retires is decided in two steps. Eligibility comes first: a worker can claim an old-age pension once length of service has reached the minimum contributory period, age has reached the earliest retirement age, and age is high enough that the early-retirement penalty does not on its own drive the replacement rate to zero. These thresholds are read from the dated parameter tables and so can shift under a reform,</w:t>
      </w:r>
    </w:p>
    <w:p w14:paraId="688D2613" w14:textId="77777777" w:rsidR="00155C70" w:rsidRDefault="00D956D4">
      <w:pPr>
        <w:pStyle w:val="BodyText"/>
        <w:jc w:val="center"/>
      </w:pPr>
      <w:commentRangeStart w:id="182"/>
      <w:r>
        <w:rPr>
          <w:noProof/>
        </w:rPr>
        <w:drawing>
          <wp:inline distT="0" distB="0" distL="0" distR="0" wp14:anchorId="688D269F" wp14:editId="688D26A0">
            <wp:extent cx="3557016" cy="246782"/>
            <wp:effectExtent l="0" t="0" r="0" b="0"/>
            <wp:docPr id="236" name="Picture"/>
            <wp:cNvGraphicFramePr/>
            <a:graphic xmlns:a="http://schemas.openxmlformats.org/drawingml/2006/main">
              <a:graphicData uri="http://schemas.openxmlformats.org/drawingml/2006/picture">
                <pic:pic xmlns:pic="http://schemas.openxmlformats.org/drawingml/2006/picture">
                  <pic:nvPicPr>
                    <pic:cNvPr id="237" name="Picture" descr="eq/d53-1.png"/>
                    <pic:cNvPicPr>
                      <a:picLocks noChangeAspect="1" noChangeArrowheads="1"/>
                    </pic:cNvPicPr>
                  </pic:nvPicPr>
                  <pic:blipFill>
                    <a:blip r:embed="rId71"/>
                    <a:stretch>
                      <a:fillRect/>
                    </a:stretch>
                  </pic:blipFill>
                  <pic:spPr bwMode="auto">
                    <a:xfrm>
                      <a:off x="0" y="0"/>
                      <a:ext cx="3557016" cy="246782"/>
                    </a:xfrm>
                    <a:prstGeom prst="rect">
                      <a:avLst/>
                    </a:prstGeom>
                    <a:noFill/>
                    <a:ln w="9525">
                      <a:noFill/>
                      <a:headEnd/>
                      <a:tailEnd/>
                    </a:ln>
                  </pic:spPr>
                </pic:pic>
              </a:graphicData>
            </a:graphic>
          </wp:inline>
        </w:drawing>
      </w:r>
      <w:commentRangeEnd w:id="182"/>
      <w:r w:rsidR="00E0750F">
        <w:rPr>
          <w:rStyle w:val="CommentReference"/>
          <w:sz w:val="24"/>
          <w:szCs w:val="24"/>
        </w:rPr>
        <w:commentReference w:id="182"/>
      </w:r>
    </w:p>
    <w:p w14:paraId="688D2614" w14:textId="77777777" w:rsidR="00155C70" w:rsidRDefault="00D956D4">
      <w:pPr>
        <w:pStyle w:val="BodyText"/>
      </w:pPr>
      <w:r>
        <w:t xml:space="preserve">with </w:t>
      </w:r>
      <w:r>
        <w:rPr>
          <w:noProof/>
        </w:rPr>
        <w:drawing>
          <wp:inline distT="0" distB="0" distL="0" distR="0" wp14:anchorId="688D26A1" wp14:editId="688D26A2">
            <wp:extent cx="301752" cy="156183"/>
            <wp:effectExtent l="0" t="0" r="0" b="0"/>
            <wp:docPr id="239" name="Picture"/>
            <wp:cNvGraphicFramePr/>
            <a:graphic xmlns:a="http://schemas.openxmlformats.org/drawingml/2006/main">
              <a:graphicData uri="http://schemas.openxmlformats.org/drawingml/2006/picture">
                <pic:pic xmlns:pic="http://schemas.openxmlformats.org/drawingml/2006/picture">
                  <pic:nvPicPr>
                    <pic:cNvPr id="240" name="Picture" descr="eq/i2-1.png"/>
                    <pic:cNvPicPr>
                      <a:picLocks noChangeAspect="1" noChangeArrowheads="1"/>
                    </pic:cNvPicPr>
                  </pic:nvPicPr>
                  <pic:blipFill>
                    <a:blip r:embed="rId72"/>
                    <a:stretch>
                      <a:fillRect/>
                    </a:stretch>
                  </pic:blipFill>
                  <pic:spPr bwMode="auto">
                    <a:xfrm>
                      <a:off x="0" y="0"/>
                      <a:ext cx="301752" cy="156183"/>
                    </a:xfrm>
                    <a:prstGeom prst="rect">
                      <a:avLst/>
                    </a:prstGeom>
                    <a:noFill/>
                    <a:ln w="9525">
                      <a:noFill/>
                      <a:headEnd/>
                      <a:tailEnd/>
                    </a:ln>
                  </pic:spPr>
                </pic:pic>
              </a:graphicData>
            </a:graphic>
          </wp:inline>
        </w:drawing>
      </w:r>
      <w:r>
        <w:t xml:space="preserve"> the minimum contributory period in years, </w:t>
      </w:r>
      <w:r>
        <w:rPr>
          <w:noProof/>
        </w:rPr>
        <w:drawing>
          <wp:inline distT="0" distB="0" distL="0" distR="0" wp14:anchorId="688D26A3" wp14:editId="688D26A4">
            <wp:extent cx="329184" cy="174452"/>
            <wp:effectExtent l="0" t="0" r="0" b="0"/>
            <wp:docPr id="241" name="Picture"/>
            <wp:cNvGraphicFramePr/>
            <a:graphic xmlns:a="http://schemas.openxmlformats.org/drawingml/2006/main">
              <a:graphicData uri="http://schemas.openxmlformats.org/drawingml/2006/picture">
                <pic:pic xmlns:pic="http://schemas.openxmlformats.org/drawingml/2006/picture">
                  <pic:nvPicPr>
                    <pic:cNvPr id="242" name="Picture" descr="eq/i0-1.png"/>
                    <pic:cNvPicPr>
                      <a:picLocks noChangeAspect="1" noChangeArrowheads="1"/>
                    </pic:cNvPicPr>
                  </pic:nvPicPr>
                  <pic:blipFill>
                    <a:blip r:embed="rId29"/>
                    <a:stretch>
                      <a:fillRect/>
                    </a:stretch>
                  </pic:blipFill>
                  <pic:spPr bwMode="auto">
                    <a:xfrm>
                      <a:off x="0" y="0"/>
                      <a:ext cx="329184" cy="174452"/>
                    </a:xfrm>
                    <a:prstGeom prst="rect">
                      <a:avLst/>
                    </a:prstGeom>
                    <a:noFill/>
                    <a:ln w="9525">
                      <a:noFill/>
                      <a:headEnd/>
                      <a:tailEnd/>
                    </a:ln>
                  </pic:spPr>
                </pic:pic>
              </a:graphicData>
            </a:graphic>
          </wp:inline>
        </w:drawing>
      </w:r>
      <w:r>
        <w:t xml:space="preserve"> the earliest retirement age, R the normal retirement age, and penalty the per-year early-retirement reduction in the replacement rate. The third factor is a floor on age: because the replacement rate loses the penalty for each year below R, at 1/penalty years below it the accumulated reduction reaches one, large enough to cancel any replacement rate, so a worker further below R than that draws no positive pension and is not counted as eligible. The decision itself is, at present, a deterministic default: a</w:t>
      </w:r>
      <w:r>
        <w:t>n eligible worker retires, moving into the retired state, as soon as either the replacement rate has reached its maximum, so that a further year of contribution would add nothing to the pension, or the worker has passed the age beyond which retirement is compulsory,</w:t>
      </w:r>
    </w:p>
    <w:p w14:paraId="688D2615" w14:textId="77777777" w:rsidR="00155C70" w:rsidRDefault="00D956D4">
      <w:pPr>
        <w:pStyle w:val="BodyText"/>
        <w:jc w:val="center"/>
      </w:pPr>
      <w:r>
        <w:rPr>
          <w:noProof/>
        </w:rPr>
        <w:drawing>
          <wp:inline distT="0" distB="0" distL="0" distR="0" wp14:anchorId="688D26A5" wp14:editId="688D26A6">
            <wp:extent cx="3941064" cy="246697"/>
            <wp:effectExtent l="0" t="0" r="0" b="0"/>
            <wp:docPr id="244" name="Picture"/>
            <wp:cNvGraphicFramePr/>
            <a:graphic xmlns:a="http://schemas.openxmlformats.org/drawingml/2006/main">
              <a:graphicData uri="http://schemas.openxmlformats.org/drawingml/2006/picture">
                <pic:pic xmlns:pic="http://schemas.openxmlformats.org/drawingml/2006/picture">
                  <pic:nvPicPr>
                    <pic:cNvPr id="245" name="Picture" descr="eq/d54-1.png"/>
                    <pic:cNvPicPr>
                      <a:picLocks noChangeAspect="1" noChangeArrowheads="1"/>
                    </pic:cNvPicPr>
                  </pic:nvPicPr>
                  <pic:blipFill>
                    <a:blip r:embed="rId73"/>
                    <a:stretch>
                      <a:fillRect/>
                    </a:stretch>
                  </pic:blipFill>
                  <pic:spPr bwMode="auto">
                    <a:xfrm>
                      <a:off x="0" y="0"/>
                      <a:ext cx="3941064" cy="246697"/>
                    </a:xfrm>
                    <a:prstGeom prst="rect">
                      <a:avLst/>
                    </a:prstGeom>
                    <a:noFill/>
                    <a:ln w="9525">
                      <a:noFill/>
                      <a:headEnd/>
                      <a:tailEnd/>
                    </a:ln>
                  </pic:spPr>
                </pic:pic>
              </a:graphicData>
            </a:graphic>
          </wp:inline>
        </w:drawing>
      </w:r>
    </w:p>
    <w:p w14:paraId="688D2616" w14:textId="77777777" w:rsidR="00155C70" w:rsidRDefault="00D956D4">
      <w:pPr>
        <w:pStyle w:val="BodyText"/>
      </w:pPr>
      <w:r>
        <w:t xml:space="preserve">where the replacement rate is as defined in Section 8.9, </w:t>
      </w:r>
      <w:r>
        <w:rPr>
          <w:noProof/>
        </w:rPr>
        <w:drawing>
          <wp:inline distT="0" distB="0" distL="0" distR="0" wp14:anchorId="688D26A7" wp14:editId="688D26A8">
            <wp:extent cx="310896" cy="124968"/>
            <wp:effectExtent l="0" t="0" r="0" b="0"/>
            <wp:docPr id="247" name="Picture"/>
            <wp:cNvGraphicFramePr/>
            <a:graphic xmlns:a="http://schemas.openxmlformats.org/drawingml/2006/main">
              <a:graphicData uri="http://schemas.openxmlformats.org/drawingml/2006/picture">
                <pic:pic xmlns:pic="http://schemas.openxmlformats.org/drawingml/2006/picture">
                  <pic:nvPicPr>
                    <pic:cNvPr id="248" name="Picture" descr="eq/i3-1.png"/>
                    <pic:cNvPicPr>
                      <a:picLocks noChangeAspect="1" noChangeArrowheads="1"/>
                    </pic:cNvPicPr>
                  </pic:nvPicPr>
                  <pic:blipFill>
                    <a:blip r:embed="rId74"/>
                    <a:stretch>
                      <a:fillRect/>
                    </a:stretch>
                  </pic:blipFill>
                  <pic:spPr bwMode="auto">
                    <a:xfrm>
                      <a:off x="0" y="0"/>
                      <a:ext cx="310896" cy="124968"/>
                    </a:xfrm>
                    <a:prstGeom prst="rect">
                      <a:avLst/>
                    </a:prstGeom>
                    <a:noFill/>
                    <a:ln w="9525">
                      <a:noFill/>
                      <a:headEnd/>
                      <a:tailEnd/>
                    </a:ln>
                  </pic:spPr>
                </pic:pic>
              </a:graphicData>
            </a:graphic>
          </wp:inline>
        </w:drawing>
      </w:r>
      <w:r>
        <w:t xml:space="preserve"> the maximum accrual, and </w:t>
      </w:r>
      <w:r>
        <w:rPr>
          <w:noProof/>
        </w:rPr>
        <w:drawing>
          <wp:inline distT="0" distB="0" distL="0" distR="0" wp14:anchorId="688D26A9" wp14:editId="688D26AA">
            <wp:extent cx="338328" cy="156268"/>
            <wp:effectExtent l="0" t="0" r="0" b="0"/>
            <wp:docPr id="250" name="Picture"/>
            <wp:cNvGraphicFramePr/>
            <a:graphic xmlns:a="http://schemas.openxmlformats.org/drawingml/2006/main">
              <a:graphicData uri="http://schemas.openxmlformats.org/drawingml/2006/picture">
                <pic:pic xmlns:pic="http://schemas.openxmlformats.org/drawingml/2006/picture">
                  <pic:nvPicPr>
                    <pic:cNvPr id="251" name="Picture" descr="eq/i4-1.png"/>
                    <pic:cNvPicPr>
                      <a:picLocks noChangeAspect="1" noChangeArrowheads="1"/>
                    </pic:cNvPicPr>
                  </pic:nvPicPr>
                  <pic:blipFill>
                    <a:blip r:embed="rId75"/>
                    <a:stretch>
                      <a:fillRect/>
                    </a:stretch>
                  </pic:blipFill>
                  <pic:spPr bwMode="auto">
                    <a:xfrm>
                      <a:off x="0" y="0"/>
                      <a:ext cx="338328" cy="156268"/>
                    </a:xfrm>
                    <a:prstGeom prst="rect">
                      <a:avLst/>
                    </a:prstGeom>
                    <a:noFill/>
                    <a:ln w="9525">
                      <a:noFill/>
                      <a:headEnd/>
                      <a:tailEnd/>
                    </a:ln>
                  </pic:spPr>
                </pic:pic>
              </a:graphicData>
            </a:graphic>
          </wp:inline>
        </w:drawing>
      </w:r>
      <w:r>
        <w:t xml:space="preserve"> the compulsory retirement age. This rule is a placeholder, and two complementary refinements, neither yet implemented, would improve it.</w:t>
      </w:r>
    </w:p>
    <w:p w14:paraId="688D2617" w14:textId="77777777" w:rsidR="00155C70" w:rsidRDefault="00D956D4">
      <w:pPr>
        <w:pStyle w:val="BodyText"/>
      </w:pPr>
      <w:r>
        <w:t xml:space="preserve">The first is to let the decision respond to eligibility as it changes over time, which is the property a credible treatment of reform requires: when the retirement age or the minimum contributory period is altered, the decision should move with it. Much of this is already in place, because eligibility Eₜ is read from the dated rules rather than from a fixed age, so even under the present default the decision shifts when those rules are reformed; what remains is to carry that responsiveness through into the </w:t>
      </w:r>
      <w:r>
        <w:t>timing of retirement, and not just the threshold at which it first becomes possible.</w:t>
      </w:r>
    </w:p>
    <w:p w14:paraId="688D2618" w14:textId="77777777" w:rsidR="00155C70" w:rsidRDefault="00D956D4">
      <w:pPr>
        <w:pStyle w:val="BodyText"/>
      </w:pPr>
      <w:r>
        <w:lastRenderedPageBreak/>
        <w:t xml:space="preserve">The second is to base that timing on the value of deferring rather than on a mechanical trigger. Here a worker compares the expected present value of retiring now against deferring, and retires once deferring no longer pays. Writing Pₜ for the monthly pension a worker would draw by retiring at age t, v for the annual discount factor, and </w:t>
      </w:r>
      <w:r>
        <w:rPr>
          <w:noProof/>
        </w:rPr>
        <w:drawing>
          <wp:inline distT="0" distB="0" distL="0" distR="0" wp14:anchorId="688D26AB" wp14:editId="688D26AC">
            <wp:extent cx="356616" cy="135636"/>
            <wp:effectExtent l="0" t="0" r="0" b="0"/>
            <wp:docPr id="253" name="Picture"/>
            <wp:cNvGraphicFramePr/>
            <a:graphic xmlns:a="http://schemas.openxmlformats.org/drawingml/2006/main">
              <a:graphicData uri="http://schemas.openxmlformats.org/drawingml/2006/picture">
                <pic:pic xmlns:pic="http://schemas.openxmlformats.org/drawingml/2006/picture">
                  <pic:nvPicPr>
                    <pic:cNvPr id="254" name="Picture" descr="eq/i5-1.png"/>
                    <pic:cNvPicPr>
                      <a:picLocks noChangeAspect="1" noChangeArrowheads="1"/>
                    </pic:cNvPicPr>
                  </pic:nvPicPr>
                  <pic:blipFill>
                    <a:blip r:embed="rId76"/>
                    <a:stretch>
                      <a:fillRect/>
                    </a:stretch>
                  </pic:blipFill>
                  <pic:spPr bwMode="auto">
                    <a:xfrm>
                      <a:off x="0" y="0"/>
                      <a:ext cx="356616" cy="135636"/>
                    </a:xfrm>
                    <a:prstGeom prst="rect">
                      <a:avLst/>
                    </a:prstGeom>
                    <a:noFill/>
                    <a:ln w="9525">
                      <a:noFill/>
                      <a:headEnd/>
                      <a:tailEnd/>
                    </a:ln>
                  </pic:spPr>
                </pic:pic>
              </a:graphicData>
            </a:graphic>
          </wp:inline>
        </w:drawing>
      </w:r>
      <w:r>
        <w:t xml:space="preserve"> for the probability of surviving a further k years from age x+t, the expected present value of retiring at t is</w:t>
      </w:r>
    </w:p>
    <w:p w14:paraId="688D2619" w14:textId="77777777" w:rsidR="00155C70" w:rsidRDefault="00D956D4">
      <w:pPr>
        <w:pStyle w:val="BodyText"/>
        <w:jc w:val="center"/>
      </w:pPr>
      <w:r>
        <w:rPr>
          <w:noProof/>
        </w:rPr>
        <w:drawing>
          <wp:inline distT="0" distB="0" distL="0" distR="0" wp14:anchorId="688D26AD" wp14:editId="688D26AE">
            <wp:extent cx="1444752" cy="383643"/>
            <wp:effectExtent l="0" t="0" r="0" b="0"/>
            <wp:docPr id="256" name="Picture"/>
            <wp:cNvGraphicFramePr/>
            <a:graphic xmlns:a="http://schemas.openxmlformats.org/drawingml/2006/main">
              <a:graphicData uri="http://schemas.openxmlformats.org/drawingml/2006/picture">
                <pic:pic xmlns:pic="http://schemas.openxmlformats.org/drawingml/2006/picture">
                  <pic:nvPicPr>
                    <pic:cNvPr id="257" name="Picture" descr="eq/d55-1.png"/>
                    <pic:cNvPicPr>
                      <a:picLocks noChangeAspect="1" noChangeArrowheads="1"/>
                    </pic:cNvPicPr>
                  </pic:nvPicPr>
                  <pic:blipFill>
                    <a:blip r:embed="rId77"/>
                    <a:stretch>
                      <a:fillRect/>
                    </a:stretch>
                  </pic:blipFill>
                  <pic:spPr bwMode="auto">
                    <a:xfrm>
                      <a:off x="0" y="0"/>
                      <a:ext cx="1444752" cy="383643"/>
                    </a:xfrm>
                    <a:prstGeom prst="rect">
                      <a:avLst/>
                    </a:prstGeom>
                    <a:noFill/>
                    <a:ln w="9525">
                      <a:noFill/>
                      <a:headEnd/>
                      <a:tailEnd/>
                    </a:ln>
                  </pic:spPr>
                </pic:pic>
              </a:graphicData>
            </a:graphic>
          </wp:inline>
        </w:drawing>
      </w:r>
    </w:p>
    <w:p w14:paraId="688D261A" w14:textId="77777777" w:rsidR="00155C70" w:rsidRDefault="00D956D4">
      <w:pPr>
        <w:pStyle w:val="BodyText"/>
      </w:pPr>
      <w:r>
        <w:t>and the worker retires at the age that maximizes it, deferring only while another year still raises it,</w:t>
      </w:r>
    </w:p>
    <w:p w14:paraId="688D261B" w14:textId="77777777" w:rsidR="00155C70" w:rsidRDefault="00D956D4">
      <w:pPr>
        <w:pStyle w:val="BodyText"/>
        <w:jc w:val="center"/>
      </w:pPr>
      <w:r>
        <w:rPr>
          <w:noProof/>
        </w:rPr>
        <w:drawing>
          <wp:inline distT="0" distB="0" distL="0" distR="0" wp14:anchorId="688D26AF" wp14:editId="688D26B0">
            <wp:extent cx="4105656" cy="314293"/>
            <wp:effectExtent l="0" t="0" r="0" b="0"/>
            <wp:docPr id="259" name="Picture"/>
            <wp:cNvGraphicFramePr/>
            <a:graphic xmlns:a="http://schemas.openxmlformats.org/drawingml/2006/main">
              <a:graphicData uri="http://schemas.openxmlformats.org/drawingml/2006/picture">
                <pic:pic xmlns:pic="http://schemas.openxmlformats.org/drawingml/2006/picture">
                  <pic:nvPicPr>
                    <pic:cNvPr id="260" name="Picture" descr="eq/d56-1.png"/>
                    <pic:cNvPicPr>
                      <a:picLocks noChangeAspect="1" noChangeArrowheads="1"/>
                    </pic:cNvPicPr>
                  </pic:nvPicPr>
                  <pic:blipFill>
                    <a:blip r:embed="rId78"/>
                    <a:stretch>
                      <a:fillRect/>
                    </a:stretch>
                  </pic:blipFill>
                  <pic:spPr bwMode="auto">
                    <a:xfrm>
                      <a:off x="0" y="0"/>
                      <a:ext cx="4105656" cy="314293"/>
                    </a:xfrm>
                    <a:prstGeom prst="rect">
                      <a:avLst/>
                    </a:prstGeom>
                    <a:noFill/>
                    <a:ln w="9525">
                      <a:noFill/>
                      <a:headEnd/>
                      <a:tailEnd/>
                    </a:ln>
                  </pic:spPr>
                </pic:pic>
              </a:graphicData>
            </a:graphic>
          </wp:inline>
        </w:drawing>
      </w:r>
    </w:p>
    <w:p w14:paraId="688D261C" w14:textId="77777777" w:rsidR="00155C70" w:rsidRDefault="00D956D4">
      <w:pPr>
        <w:pStyle w:val="BodyText"/>
      </w:pPr>
      <w:r>
        <w:t>where t₀ is the first age at which Eₜ = 1. This weighs the extra pension another year of contribution would bring against the mortality risk and the year of pension forgone.</w:t>
      </w:r>
    </w:p>
    <w:p w14:paraId="688D261D" w14:textId="77777777" w:rsidR="00155C70" w:rsidRDefault="00D956D4">
      <w:pPr>
        <w:pStyle w:val="BodyText"/>
      </w:pPr>
      <w:r>
        <w:t>The two go together. A value-based rule of this kind, gated by an eligibility that itself moves with the rules, would deliver both at once, the rule-responsiveness of the first and the behavioral timing of the second, since the pension Pₜ and the eligibility ages it depends on are all read from the dated tables. Both are directions worth considering rather than settled choices, and worth adding only if done properly: a partial version that did not respond correctly to the rules would be worse than the trans</w:t>
      </w:r>
      <w:r>
        <w:t>parent default, so until they can be specified with care the default is kept.</w:t>
      </w:r>
    </w:p>
    <w:p w14:paraId="688D261E" w14:textId="77777777" w:rsidR="00155C70" w:rsidRDefault="00D956D4">
      <w:pPr>
        <w:pStyle w:val="BodyText"/>
      </w:pPr>
      <w:r>
        <w:t>One point on the mechanics of the current default: the decision is taken once a year, at the end of the year and only after the twelve monthly contribution draws have run, and a worker who retires is dated to December, so one who becomes eligible in, say, April keeps contributing to the year end before retiring; this, with the benefit and account calculations it depends on, sits outside the monthly loop and is computed once a year, for speed. A worker who retires from a defined-contribution scheme has the a</w:t>
      </w:r>
      <w:r>
        <w:t>ccumulated balance converted to an annuity at this point, as set out above.</w:t>
      </w:r>
    </w:p>
    <w:p w14:paraId="688D261F" w14:textId="77777777" w:rsidR="00155C70" w:rsidRDefault="00D956D4">
      <w:pPr>
        <w:pStyle w:val="BodyText"/>
      </w:pPr>
      <w:r>
        <w:t xml:space="preserve">The retirement decision sits within a fixed order of outflows. Within each projected year a worker can leave the active population in three ways, and when all three are switched on they are resolved in the order death, then retirement, then disability, with disability taken last (Figure 6). The reason is behavioral: a worker who is already eligible to retire will as a rule draw the pension rather than undertake the heavier administration of a disability claim, so disability bites mainly among those not yet </w:t>
      </w:r>
      <w:r>
        <w:t>eligible to retire. Work-injury disability, which in some systems pays more than the ordinary old-age pension, may merit separate treatment. At present only death and retirement are drawn; disability is prepared but not yet activated.</w:t>
      </w:r>
    </w:p>
    <w:p w14:paraId="688D2620" w14:textId="77777777" w:rsidR="00155C70" w:rsidRDefault="00D956D4">
      <w:pPr>
        <w:pStyle w:val="CaptionedFigure"/>
        <w:jc w:val="center"/>
      </w:pPr>
      <w:r>
        <w:rPr>
          <w:noProof/>
        </w:rPr>
        <w:lastRenderedPageBreak/>
        <w:drawing>
          <wp:inline distT="0" distB="0" distL="0" distR="0" wp14:anchorId="688D26B1" wp14:editId="688D26B2">
            <wp:extent cx="5029200" cy="1837414"/>
            <wp:effectExtent l="0" t="0" r="0" b="0"/>
            <wp:docPr id="262" name="Picture" descr="Figure 6. The intended order in which outflows are resolved once the disability and survivor draws are switched on: death, then retirement, then disability. Disability is taken last because a worker who is eligible to retire will generally draw the pension rather than pursue a disability claim."/>
            <wp:cNvGraphicFramePr/>
            <a:graphic xmlns:a="http://schemas.openxmlformats.org/drawingml/2006/main">
              <a:graphicData uri="http://schemas.openxmlformats.org/drawingml/2006/picture">
                <pic:pic xmlns:pic="http://schemas.openxmlformats.org/drawingml/2006/picture">
                  <pic:nvPicPr>
                    <pic:cNvPr id="263" name="Picture" descr="outflow_sequence.png"/>
                    <pic:cNvPicPr>
                      <a:picLocks noChangeAspect="1" noChangeArrowheads="1"/>
                    </pic:cNvPicPr>
                  </pic:nvPicPr>
                  <pic:blipFill>
                    <a:blip r:embed="rId79"/>
                    <a:stretch>
                      <a:fillRect/>
                    </a:stretch>
                  </pic:blipFill>
                  <pic:spPr bwMode="auto">
                    <a:xfrm>
                      <a:off x="0" y="0"/>
                      <a:ext cx="5029200" cy="1837414"/>
                    </a:xfrm>
                    <a:prstGeom prst="rect">
                      <a:avLst/>
                    </a:prstGeom>
                    <a:noFill/>
                    <a:ln w="9525">
                      <a:noFill/>
                      <a:headEnd/>
                      <a:tailEnd/>
                    </a:ln>
                  </pic:spPr>
                </pic:pic>
              </a:graphicData>
            </a:graphic>
          </wp:inline>
        </w:drawing>
      </w:r>
    </w:p>
    <w:p w14:paraId="688D2621" w14:textId="77777777" w:rsidR="00155C70" w:rsidRDefault="00D956D4">
      <w:pPr>
        <w:pStyle w:val="ImageCaption"/>
      </w:pPr>
      <w:r>
        <w:t>Figure 6. The intended order in which outflows are resolved once the disability and survivor draws are switched on: death, then retirement, then disability. Disability is taken last because a worker who is eligible to retire will generally draw the pension rather than pursue a disability claim.</w:t>
      </w:r>
    </w:p>
    <w:p w14:paraId="688D2622" w14:textId="77777777" w:rsidR="00155C70" w:rsidRDefault="00D956D4">
      <w:pPr>
        <w:pStyle w:val="Heading2"/>
      </w:pPr>
      <w:bookmarkStart w:id="183" w:name="disability-and-survivor-pensions"/>
      <w:bookmarkEnd w:id="181"/>
      <w:r>
        <w:rPr>
          <w:rStyle w:val="SectionNumber"/>
        </w:rPr>
        <w:t>8.12</w:t>
      </w:r>
      <w:r>
        <w:tab/>
        <w:t>Disability and survivor pensions</w:t>
      </w:r>
    </w:p>
    <w:p w14:paraId="688D2623" w14:textId="77777777" w:rsidR="00155C70" w:rsidRDefault="00D956D4">
      <w:pPr>
        <w:pStyle w:val="FirstParagraph"/>
      </w:pPr>
      <w:r>
        <w:t>Disability and survivor pensions are part of the same design and their rates are prepared (Section 7), but the corresponding draws are not yet switched on in the projection: no worker is presently moved into the disabled state, and no survivor pension is opened when an affiliate dies. When they are switched on they take their place in the order of outflows set out in the retirement decision above, after death and retirement. The survivor draw also requires the engine to retain a record of deceased affiliate</w:t>
      </w:r>
      <w:r>
        <w:t>s, itself a pending item.</w:t>
      </w:r>
    </w:p>
    <w:p w14:paraId="688D2624" w14:textId="77777777" w:rsidR="00155C70" w:rsidRDefault="00D956D4">
      <w:pPr>
        <w:pStyle w:val="Heading2"/>
      </w:pPr>
      <w:bookmarkStart w:id="184" w:name="parameters-reform-and-the-models-inputs"/>
      <w:bookmarkEnd w:id="183"/>
      <w:r>
        <w:rPr>
          <w:rStyle w:val="SectionNumber"/>
        </w:rPr>
        <w:t>8.13</w:t>
      </w:r>
      <w:r>
        <w:tab/>
        <w:t>Parameters, reform, and the model’s inputs</w:t>
      </w:r>
    </w:p>
    <w:p w14:paraId="688D2625" w14:textId="77777777" w:rsidR="00155C70" w:rsidRDefault="00D956D4">
      <w:pPr>
        <w:pStyle w:val="FirstParagraph"/>
      </w:pPr>
      <w:r>
        <w:t xml:space="preserve">Every parameter of the benefit rules, the retirement ages, the minimum contributory period, the accrual and maximum-accrual rates, the early and late adjustment factors, the minimum and maximum pensions, the employee and employer contribution rates, the pensionable-income floor and ceiling, and the valorization and indexation coefficients themselves, is supplied externally, in dated tables, and resolved afresh at the start of each projected year. A reform is therefore expressed by changing a parameter from </w:t>
      </w:r>
      <w:r>
        <w:t>a given year onward, not by changing the engine: raising the retirement age, lengthening the minimum contributory period, or altering the accrual rate is a change to a dated table, and the same engine projects its consequences.</w:t>
      </w:r>
    </w:p>
    <w:p w14:paraId="688D2626" w14:textId="77777777" w:rsidR="00155C70" w:rsidRDefault="00D956D4">
      <w:pPr>
        <w:pStyle w:val="BodyText"/>
      </w:pPr>
      <w:r>
        <w:t>Across all of these inputs, the model draws on two kinds of information, which come from different places and carry different status. The first kind is estimated from the country’s own microdata: the starting population, the stock of pensioners, the affiliation rates, the contribution rates T</w:t>
      </w:r>
      <w:r>
        <w:rPr>
          <w:vertAlign w:val="subscript"/>
        </w:rPr>
        <w:t>1</w:t>
      </w:r>
      <w:r>
        <w:t xml:space="preserve"> and T</w:t>
      </w:r>
      <w:r>
        <w:rPr>
          <w:vertAlign w:val="subscript"/>
        </w:rPr>
        <w:t>2</w:t>
      </w:r>
      <w:r>
        <w:t>, the wage profiles, and the retirement, disability, and survivor rates are all produced by the pre-processing pipeline from the observed records, and they describe how the system has behaved. The second kind is assumed, supplied to the model from outside rather than estimated within it: the forward path of economy-wide wage growth, price inflation, and real wage growth; the employment-rate growth and the turnover target that anchor the labor-market projection; the financial assumptions for funded s</w:t>
      </w:r>
      <w:r>
        <w:t xml:space="preserve">chemes, the gross return, the management fee, and the annuity discount rate; the demographic projection of the population by age and gender; and the policy parameters themselves. These are not learnt from the data. The macroeconomic and financial paths come from the client’s own framework or are set as scenario inputs by the </w:t>
      </w:r>
      <w:r>
        <w:lastRenderedPageBreak/>
        <w:t xml:space="preserve">user; the demographic projection is taken from an external source, the United Nations projections in the pilot; and the policy parameters are the rules of the scheme as written in law. </w:t>
      </w:r>
      <w:r>
        <w:t>The mortality used to age the population and to derive past flows (Section 7) sits between the two, observed historically and then held or projected forward by assumption. The division matters for reading any result: the estimated inputs fix how workers and pensioners behave, while the assumed inputs are the conditions under which that behavior plays out, and it is the latter the user varies to ask what a different macroeconomic path, or a different reform, would imply.</w:t>
      </w:r>
      <w:bookmarkEnd w:id="96"/>
      <w:bookmarkEnd w:id="184"/>
    </w:p>
    <w:sectPr w:rsidR="00155C70">
      <w:footerReference w:type="even" r:id="rId80"/>
      <w:footerReference w:type="default" r:id="rId81"/>
      <w:footerReference w:type="first" r:id="rId82"/>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Duncan MacDonald" w:date="2026-06-22T10:15:00Z" w:initials="DM">
    <w:p w14:paraId="391BBC26" w14:textId="77777777" w:rsidR="00632777" w:rsidRDefault="00632777" w:rsidP="00632777">
      <w:pPr>
        <w:pStyle w:val="CommentText"/>
      </w:pPr>
      <w:r>
        <w:rPr>
          <w:rStyle w:val="CommentReference"/>
        </w:rPr>
        <w:annotationRef/>
      </w:r>
      <w:r>
        <w:t xml:space="preserve">Allowing for a switch between DB and DC plans is a feature to be added in the future. </w:t>
      </w:r>
    </w:p>
  </w:comment>
  <w:comment w:id="8" w:author="Duncan MacDonald" w:date="2026-06-22T10:17:00Z" w:initials="DM">
    <w:p w14:paraId="264222F0" w14:textId="77777777" w:rsidR="00FC7B1F" w:rsidRDefault="00FC7B1F" w:rsidP="00FC7B1F">
      <w:pPr>
        <w:pStyle w:val="CommentText"/>
      </w:pPr>
      <w:r>
        <w:rPr>
          <w:rStyle w:val="CommentReference"/>
        </w:rPr>
        <w:annotationRef/>
      </w:r>
      <w:r>
        <w:t>The model should be able to continue beyond 80 years. 80 years just seemed like a reasonable cutoff</w:t>
      </w:r>
    </w:p>
  </w:comment>
  <w:comment w:id="11" w:author="Duncan MacDonald" w:date="2026-06-22T10:32:00Z" w:initials="DM">
    <w:p w14:paraId="6A13CAF9" w14:textId="77777777" w:rsidR="00E45AA6" w:rsidRDefault="00E45AA6" w:rsidP="00E45AA6">
      <w:pPr>
        <w:pStyle w:val="CommentText"/>
      </w:pPr>
      <w:r>
        <w:rPr>
          <w:rStyle w:val="CommentReference"/>
        </w:rPr>
        <w:annotationRef/>
      </w:r>
      <w:r>
        <w:t>I think it would be best to describe the model and then describe at the end what to do in different data environments.</w:t>
      </w:r>
    </w:p>
  </w:comment>
  <w:comment w:id="12" w:author="Duncan MacDonald" w:date="2026-06-22T10:20:00Z" w:initials="DM">
    <w:p w14:paraId="19CF9EFB" w14:textId="77777777" w:rsidR="004E5BE5" w:rsidRDefault="004E5BE5" w:rsidP="004E5BE5">
      <w:pPr>
        <w:pStyle w:val="CommentText"/>
      </w:pPr>
      <w:r>
        <w:rPr>
          <w:rStyle w:val="CommentReference"/>
        </w:rPr>
        <w:annotationRef/>
      </w:r>
      <w:r>
        <w:t xml:space="preserve">You might want to state things in the positive rather than the negative throughout the paper. </w:t>
      </w:r>
    </w:p>
    <w:p w14:paraId="4D12B4C9" w14:textId="77777777" w:rsidR="004E5BE5" w:rsidRDefault="004E5BE5" w:rsidP="004E5BE5">
      <w:pPr>
        <w:pStyle w:val="CommentText"/>
      </w:pPr>
    </w:p>
    <w:p w14:paraId="1B8D7FD9" w14:textId="77777777" w:rsidR="004E5BE5" w:rsidRDefault="004E5BE5" w:rsidP="004E5BE5">
      <w:pPr>
        <w:pStyle w:val="CommentText"/>
      </w:pPr>
      <w:r>
        <w:t>Eg. “The engine remains constant from one country to another”, etc.</w:t>
      </w:r>
    </w:p>
  </w:comment>
  <w:comment w:id="13" w:author="Duncan MacDonald" w:date="2026-06-22T10:22:00Z" w:initials="DM">
    <w:p w14:paraId="18D83942" w14:textId="77777777" w:rsidR="00EF1299" w:rsidRDefault="00EF1299" w:rsidP="00EF1299">
      <w:pPr>
        <w:pStyle w:val="CommentText"/>
      </w:pPr>
      <w:r>
        <w:rPr>
          <w:rStyle w:val="CommentReference"/>
        </w:rPr>
        <w:annotationRef/>
      </w:r>
      <w:r>
        <w:t>To clarify, we have identified four possible scenarios of data quality that we have tested against. The level of data quality in a given country will likely vary from these four levels, and the pre-processing steps will be adjusted accordingly to account for this.</w:t>
      </w:r>
    </w:p>
  </w:comment>
  <w:comment w:id="15" w:author="Duncan MacDonald" w:date="2026-06-22T10:28:00Z" w:initials="DM">
    <w:p w14:paraId="22C785B9" w14:textId="77777777" w:rsidR="00FD14B8" w:rsidRDefault="00FD14B8" w:rsidP="00FD14B8">
      <w:pPr>
        <w:pStyle w:val="CommentText"/>
      </w:pPr>
      <w:r>
        <w:rPr>
          <w:rStyle w:val="CommentReference"/>
        </w:rPr>
        <w:annotationRef/>
      </w:r>
      <w:r>
        <w:t xml:space="preserve">And in the very low data environment we do not see non-contributing affiliates. </w:t>
      </w:r>
    </w:p>
  </w:comment>
  <w:comment w:id="14" w:author="Duncan MacDonald" w:date="2026-06-22T10:27:00Z" w:initials="DM">
    <w:p w14:paraId="19C3F031" w14:textId="77777777" w:rsidR="00FD14B8" w:rsidRDefault="00FD14B8" w:rsidP="00FD14B8">
      <w:pPr>
        <w:pStyle w:val="CommentText"/>
      </w:pPr>
      <w:r>
        <w:rPr>
          <w:rStyle w:val="CommentReference"/>
        </w:rPr>
        <w:annotationRef/>
      </w:r>
      <w:r>
        <w:t>Maybe put into bullet points?</w:t>
      </w:r>
    </w:p>
  </w:comment>
  <w:comment w:id="16" w:author="Duncan MacDonald" w:date="2026-06-22T10:29:00Z" w:initials="DM">
    <w:p w14:paraId="74FA6AA3" w14:textId="77777777" w:rsidR="004C6E47" w:rsidRDefault="004C6E47" w:rsidP="004C6E47">
      <w:pPr>
        <w:pStyle w:val="CommentText"/>
      </w:pPr>
      <w:r>
        <w:rPr>
          <w:rStyle w:val="CommentReference"/>
        </w:rPr>
        <w:annotationRef/>
      </w:r>
      <w:r>
        <w:t>Do you mean transition rates?</w:t>
      </w:r>
    </w:p>
  </w:comment>
  <w:comment w:id="20" w:author="Duncan MacDonald" w:date="2026-06-22T10:37:00Z" w:initials="DM">
    <w:p w14:paraId="4F067635" w14:textId="77777777" w:rsidR="005127BA" w:rsidRDefault="005127BA" w:rsidP="005127BA">
      <w:pPr>
        <w:pStyle w:val="CommentText"/>
      </w:pPr>
      <w:r>
        <w:rPr>
          <w:rStyle w:val="CommentReference"/>
        </w:rPr>
        <w:annotationRef/>
      </w:r>
      <w:r>
        <w:t>I don’t think we take this step. The wages are already monthly in the baseyear data</w:t>
      </w:r>
    </w:p>
  </w:comment>
  <w:comment w:id="21" w:author="Duncan MacDonald" w:date="2026-06-22T10:41:00Z" w:initials="DM">
    <w:p w14:paraId="07AFA32F" w14:textId="77777777" w:rsidR="0098314E" w:rsidRDefault="0098314E" w:rsidP="0098314E">
      <w:pPr>
        <w:pStyle w:val="CommentText"/>
      </w:pPr>
      <w:r>
        <w:rPr>
          <w:rStyle w:val="CommentReference"/>
        </w:rPr>
        <w:annotationRef/>
      </w:r>
      <w:r>
        <w:t>The carry forward is completed after computing relative wages and before computing deciles. So the effective calculation is to compute the relative decile of a person the last time they worked.</w:t>
      </w:r>
    </w:p>
    <w:p w14:paraId="7813E4FD" w14:textId="77777777" w:rsidR="0098314E" w:rsidRDefault="0098314E" w:rsidP="0098314E">
      <w:pPr>
        <w:pStyle w:val="CommentText"/>
      </w:pPr>
    </w:p>
    <w:p w14:paraId="2E44B07A" w14:textId="77777777" w:rsidR="0098314E" w:rsidRDefault="0098314E" w:rsidP="0098314E">
      <w:pPr>
        <w:pStyle w:val="CommentText"/>
      </w:pPr>
      <w:r>
        <w:t>The December in the latest observed period is just so that we can capture the most recent relative wage.</w:t>
      </w:r>
    </w:p>
    <w:p w14:paraId="2C9C7637" w14:textId="77777777" w:rsidR="0098314E" w:rsidRDefault="0098314E" w:rsidP="0098314E">
      <w:pPr>
        <w:pStyle w:val="CommentText"/>
      </w:pPr>
    </w:p>
  </w:comment>
  <w:comment w:id="22" w:author="Duncan MacDonald" w:date="2026-06-22T10:44:00Z" w:initials="DM">
    <w:p w14:paraId="232BA2DA" w14:textId="77777777" w:rsidR="00D208BB" w:rsidRDefault="00D208BB" w:rsidP="00D208BB">
      <w:pPr>
        <w:pStyle w:val="CommentText"/>
      </w:pPr>
      <w:r>
        <w:rPr>
          <w:rStyle w:val="CommentReference"/>
        </w:rPr>
        <w:annotationRef/>
      </w:r>
      <w:r>
        <w:t xml:space="preserve">This is a notable assumption that we make and it would be useful to be explicit about it. </w:t>
      </w:r>
    </w:p>
    <w:p w14:paraId="5C1357C4" w14:textId="77777777" w:rsidR="00D208BB" w:rsidRDefault="00D208BB" w:rsidP="00D208BB">
      <w:pPr>
        <w:pStyle w:val="CommentText"/>
      </w:pPr>
    </w:p>
    <w:p w14:paraId="6D1ADA7C" w14:textId="77777777" w:rsidR="00D208BB" w:rsidRDefault="00D208BB" w:rsidP="00D208BB">
      <w:pPr>
        <w:pStyle w:val="CommentText"/>
      </w:pPr>
      <w:r>
        <w:t>By carrying wage deciles back, we are assuming that a person’s most recent wage decile is their “true” wage decile. As we then use each person’s “true” wage decile to estimate transition rates, effectively assuming that their transition rate behaviour will be more reflective of their “true” decile than their wage decile at the time of their transition.</w:t>
      </w:r>
    </w:p>
    <w:p w14:paraId="3A3CB08C" w14:textId="77777777" w:rsidR="00D208BB" w:rsidRDefault="00D208BB" w:rsidP="00D208BB">
      <w:pPr>
        <w:pStyle w:val="CommentText"/>
      </w:pPr>
    </w:p>
    <w:p w14:paraId="2282A0F3" w14:textId="77777777" w:rsidR="00D208BB" w:rsidRDefault="00D208BB" w:rsidP="00D208BB">
      <w:pPr>
        <w:pStyle w:val="CommentText"/>
      </w:pPr>
      <w:r>
        <w:t xml:space="preserve">There is room for debate on the correct approach here, and it might be useful to be explicit about it.  </w:t>
      </w:r>
    </w:p>
  </w:comment>
  <w:comment w:id="24" w:author="Duncan MacDonald" w:date="2026-06-22T10:46:00Z" w:initials="DM">
    <w:p w14:paraId="761B9DD7" w14:textId="77777777" w:rsidR="00B26CF0" w:rsidRDefault="00B26CF0" w:rsidP="00B26CF0">
      <w:pPr>
        <w:pStyle w:val="CommentText"/>
      </w:pPr>
      <w:r>
        <w:rPr>
          <w:rStyle w:val="CommentReference"/>
        </w:rPr>
        <w:annotationRef/>
      </w:r>
      <w:r>
        <w:t>Maybe rephrase this? I am not sure what you mean by contribution draw.</w:t>
      </w:r>
    </w:p>
  </w:comment>
  <w:comment w:id="27" w:author="Duncan MacDonald" w:date="2026-06-22T11:03:00Z" w:initials="DM">
    <w:p w14:paraId="18AC02D0" w14:textId="77777777" w:rsidR="00621A78" w:rsidRDefault="00621A78" w:rsidP="00621A78">
      <w:pPr>
        <w:pStyle w:val="CommentText"/>
      </w:pPr>
      <w:r>
        <w:rPr>
          <w:rStyle w:val="CommentReference"/>
        </w:rPr>
        <w:annotationRef/>
      </w:r>
      <w:r>
        <w:t xml:space="preserve">Maybe note that a Heckman selection model could be used to correct for biases that arise due to structural differences between contributors and non-contributors. We can apply this method if there is adequate data for specifying a selection equation that distinguishes between contributors and non-contributors. </w:t>
      </w:r>
    </w:p>
  </w:comment>
  <w:comment w:id="28" w:author="Duncan MacDonald" w:date="2026-06-22T11:09:00Z" w:initials="DM">
    <w:p w14:paraId="2A42343C" w14:textId="77777777" w:rsidR="00677A75" w:rsidRDefault="00677A75" w:rsidP="00677A75">
      <w:pPr>
        <w:pStyle w:val="CommentText"/>
      </w:pPr>
      <w:r>
        <w:rPr>
          <w:rStyle w:val="CommentReference"/>
        </w:rPr>
        <w:annotationRef/>
      </w:r>
      <w:r>
        <w:t xml:space="preserve">We don’t use a regression to give wages to inactive workers in the rich data environment (we estimate a person's wages based on their observed wages). </w:t>
      </w:r>
    </w:p>
    <w:p w14:paraId="48DAA049" w14:textId="77777777" w:rsidR="00677A75" w:rsidRDefault="00677A75" w:rsidP="00677A75">
      <w:pPr>
        <w:pStyle w:val="CommentText"/>
      </w:pPr>
    </w:p>
    <w:p w14:paraId="2BCFBF55" w14:textId="77777777" w:rsidR="00677A75" w:rsidRDefault="00677A75" w:rsidP="00677A75">
      <w:pPr>
        <w:pStyle w:val="CommentText"/>
      </w:pPr>
      <w:r>
        <w:t>We just use a regression model to allow users to specify different models while not impacting the core model (which just reads in whichever model the user specifies)</w:t>
      </w:r>
    </w:p>
  </w:comment>
  <w:comment w:id="30" w:author="Duncan MacDonald" w:date="2026-06-22T11:13:00Z" w:initials="DM">
    <w:p w14:paraId="2ACD2C2F" w14:textId="77777777" w:rsidR="001F4A3C" w:rsidRDefault="001F4A3C" w:rsidP="001F4A3C">
      <w:pPr>
        <w:pStyle w:val="CommentText"/>
      </w:pPr>
      <w:r>
        <w:rPr>
          <w:rStyle w:val="CommentReference"/>
        </w:rPr>
        <w:annotationRef/>
      </w:r>
      <w:r>
        <w:t>My understanding is that we would have at least 2 years of data for all countries, or that we could have wage growth from other data sources. Either way, these lower data environments are not currently implemented in the pre-processing steps.</w:t>
      </w:r>
    </w:p>
  </w:comment>
  <w:comment w:id="32" w:author="Duncan MacDonald" w:date="2026-06-22T11:15:00Z" w:initials="DM">
    <w:p w14:paraId="4732261B" w14:textId="77777777" w:rsidR="00307835" w:rsidRDefault="00307835" w:rsidP="00307835">
      <w:pPr>
        <w:pStyle w:val="CommentText"/>
      </w:pPr>
      <w:r>
        <w:rPr>
          <w:rStyle w:val="CommentReference"/>
        </w:rPr>
        <w:annotationRef/>
      </w:r>
      <w:r>
        <w:t xml:space="preserve">This section could benefit from a table showing the expected inputs in the baseyear data (and their names).  </w:t>
      </w:r>
    </w:p>
  </w:comment>
  <w:comment w:id="33" w:author="Duncan MacDonald" w:date="2026-06-22T11:20:00Z" w:initials="DM">
    <w:p w14:paraId="4B042E3F" w14:textId="77777777" w:rsidR="00FA73C6" w:rsidRDefault="00FA73C6" w:rsidP="00FA73C6">
      <w:pPr>
        <w:pStyle w:val="CommentText"/>
      </w:pPr>
      <w:r>
        <w:rPr>
          <w:rStyle w:val="CommentReference"/>
        </w:rPr>
        <w:annotationRef/>
      </w:r>
      <w:r>
        <w:t>Two points:</w:t>
      </w:r>
    </w:p>
    <w:p w14:paraId="7A6F066B" w14:textId="77777777" w:rsidR="00FA73C6" w:rsidRDefault="00FA73C6" w:rsidP="00FA73C6">
      <w:pPr>
        <w:pStyle w:val="CommentText"/>
      </w:pPr>
    </w:p>
    <w:p w14:paraId="1056276B" w14:textId="77777777" w:rsidR="00FA73C6" w:rsidRDefault="00FA73C6" w:rsidP="00FA73C6">
      <w:pPr>
        <w:pStyle w:val="CommentText"/>
        <w:ind w:left="300"/>
      </w:pPr>
      <w:r>
        <w:t>In Mexico, even though we have longitudinal data, it is only a sample of the total aggregate data and so it needs to be sampled to generate a synthetic dataset.</w:t>
      </w:r>
    </w:p>
    <w:p w14:paraId="50B069B1" w14:textId="77777777" w:rsidR="00FA73C6" w:rsidRDefault="00FA73C6" w:rsidP="00FA73C6">
      <w:pPr>
        <w:pStyle w:val="CommentText"/>
        <w:ind w:left="300"/>
      </w:pPr>
      <w:r>
        <w:t>Matching the aggregate data can result is very large datasets and so samples are taken of the synthetic dataset and weights are applied. If weights are applied at the synthetic data production stage then the baseyear data set will also have a “weight” variable</w:t>
      </w:r>
    </w:p>
  </w:comment>
  <w:comment w:id="34" w:author="Duncan MacDonald" w:date="2026-06-22T11:21:00Z" w:initials="DM">
    <w:p w14:paraId="4B021B53" w14:textId="77777777" w:rsidR="00E82C87" w:rsidRDefault="00E82C87" w:rsidP="00E82C87">
      <w:pPr>
        <w:pStyle w:val="CommentText"/>
      </w:pPr>
      <w:r>
        <w:rPr>
          <w:rStyle w:val="CommentReference"/>
        </w:rPr>
        <w:annotationRef/>
      </w:r>
      <w:r>
        <w:t>Or a synthetic dataset is generated by sampling the longitudinal dataset to match high level aggregates</w:t>
      </w:r>
    </w:p>
  </w:comment>
  <w:comment w:id="35" w:author="Duncan MacDonald" w:date="2026-06-22T11:29:00Z" w:initials="DM">
    <w:p w14:paraId="6386F191" w14:textId="77777777" w:rsidR="00884593" w:rsidRDefault="00884593" w:rsidP="00884593">
      <w:pPr>
        <w:pStyle w:val="CommentText"/>
      </w:pPr>
      <w:r>
        <w:rPr>
          <w:rStyle w:val="CommentReference"/>
        </w:rPr>
        <w:annotationRef/>
      </w:r>
      <w:r>
        <w:t>None of these lower data environments are implemented yet</w:t>
      </w:r>
    </w:p>
  </w:comment>
  <w:comment w:id="37" w:author="Duncan MacDonald" w:date="2026-06-22T11:31:00Z" w:initials="DM">
    <w:p w14:paraId="118CEDA6" w14:textId="77777777" w:rsidR="007912A0" w:rsidRDefault="007912A0" w:rsidP="007912A0">
      <w:pPr>
        <w:pStyle w:val="CommentText"/>
      </w:pPr>
      <w:r>
        <w:rPr>
          <w:rStyle w:val="CommentReference"/>
        </w:rPr>
        <w:annotationRef/>
      </w:r>
      <w:r>
        <w:t>I am not sure this is needed. It feels self-evident that we need a beneficiary database. Maybe this is a difference from how PROST1 operates?</w:t>
      </w:r>
    </w:p>
  </w:comment>
  <w:comment w:id="38" w:author="Duncan MacDonald" w:date="2026-06-22T11:34:00Z" w:initials="DM">
    <w:p w14:paraId="78560639" w14:textId="77777777" w:rsidR="00DA3229" w:rsidRDefault="00DA3229" w:rsidP="00DA3229">
      <w:pPr>
        <w:pStyle w:val="CommentText"/>
      </w:pPr>
      <w:r>
        <w:rPr>
          <w:rStyle w:val="CommentReference"/>
        </w:rPr>
        <w:annotationRef/>
      </w:r>
      <w:r>
        <w:t xml:space="preserve">Pensioners enter into the beneficiary database with a pension class, it does not happen within the database. </w:t>
      </w:r>
    </w:p>
    <w:p w14:paraId="1739B4DE" w14:textId="77777777" w:rsidR="00DA3229" w:rsidRDefault="00DA3229" w:rsidP="00DA3229">
      <w:pPr>
        <w:pStyle w:val="CommentText"/>
      </w:pPr>
    </w:p>
    <w:p w14:paraId="74DACB45" w14:textId="77777777" w:rsidR="00DA3229" w:rsidRDefault="00DA3229" w:rsidP="00DA3229">
      <w:pPr>
        <w:pStyle w:val="CommentText"/>
      </w:pPr>
      <w:r>
        <w:t xml:space="preserve">Any distinction in the pre-processing steps is just formatting to ensure that inputs match what the model is expecting. </w:t>
      </w:r>
    </w:p>
  </w:comment>
  <w:comment w:id="41" w:author="Duncan MacDonald" w:date="2026-06-22T11:35:00Z" w:initials="DM">
    <w:p w14:paraId="4D194266" w14:textId="77777777" w:rsidR="000838C3" w:rsidRDefault="000838C3" w:rsidP="000838C3">
      <w:pPr>
        <w:pStyle w:val="CommentText"/>
      </w:pPr>
      <w:r>
        <w:rPr>
          <w:rStyle w:val="CommentReference"/>
        </w:rPr>
        <w:annotationRef/>
      </w:r>
      <w:r>
        <w:t>We do not model a drawdown, instead e compute the annuity value of account balances at retirement</w:t>
      </w:r>
    </w:p>
  </w:comment>
  <w:comment w:id="42" w:author="Duncan MacDonald" w:date="2026-06-22T11:36:00Z" w:initials="DM">
    <w:p w14:paraId="526C4BF5" w14:textId="77777777" w:rsidR="00EE5FAC" w:rsidRDefault="00EE5FAC" w:rsidP="00EE5FAC">
      <w:pPr>
        <w:pStyle w:val="CommentText"/>
      </w:pPr>
      <w:r>
        <w:rPr>
          <w:rStyle w:val="CommentReference"/>
        </w:rPr>
        <w:annotationRef/>
      </w:r>
      <w:r>
        <w:t>Can you clarify this line?</w:t>
      </w:r>
    </w:p>
  </w:comment>
  <w:comment w:id="43" w:author="Duncan MacDonald" w:date="2026-06-22T11:39:00Z" w:initials="DM">
    <w:p w14:paraId="0E1A41EF" w14:textId="77777777" w:rsidR="00FF0638" w:rsidRDefault="00FF0638" w:rsidP="00FF0638">
      <w:pPr>
        <w:pStyle w:val="CommentText"/>
      </w:pPr>
      <w:r>
        <w:rPr>
          <w:rStyle w:val="CommentReference"/>
        </w:rPr>
        <w:annotationRef/>
      </w:r>
      <w:r>
        <w:t>I drop them because they happened to align, but I don’t know If this is generically true. We likely don’t need to mention this step and is may be unique to MEX</w:t>
      </w:r>
    </w:p>
  </w:comment>
  <w:comment w:id="45" w:author="Duncan MacDonald" w:date="2026-06-22T11:44:00Z" w:initials="DM">
    <w:p w14:paraId="7129EB30" w14:textId="77777777" w:rsidR="006B3F3E" w:rsidRDefault="006B3F3E" w:rsidP="006B3F3E">
      <w:pPr>
        <w:pStyle w:val="CommentText"/>
      </w:pPr>
      <w:r>
        <w:rPr>
          <w:rStyle w:val="CommentReference"/>
        </w:rPr>
        <w:annotationRef/>
      </w:r>
      <w:r>
        <w:t>We do average over 10 years in this model, but it might be useful to state it generically as it can be a user-defined option to choose how many years to include.</w:t>
      </w:r>
    </w:p>
    <w:p w14:paraId="70308A45" w14:textId="77777777" w:rsidR="006B3F3E" w:rsidRDefault="006B3F3E" w:rsidP="006B3F3E">
      <w:pPr>
        <w:pStyle w:val="CommentText"/>
      </w:pPr>
    </w:p>
    <w:p w14:paraId="06110F8E" w14:textId="77777777" w:rsidR="006B3F3E" w:rsidRDefault="006B3F3E" w:rsidP="006B3F3E">
      <w:pPr>
        <w:pStyle w:val="CommentText"/>
      </w:pPr>
      <w:r>
        <w:t xml:space="preserve">Also, in MEX, the last 10 years had much higher affiliation rates at low ages than if we use the entire database. This has implications for the overall affiliation rate and the burn-in projections that we use for testing the model. This last point is not directly relevant for the report, but I wanted to share it.  </w:t>
      </w:r>
    </w:p>
  </w:comment>
  <w:comment w:id="46" w:author="Duncan MacDonald" w:date="2026-06-22T11:45:00Z" w:initials="DM">
    <w:p w14:paraId="36A6146A" w14:textId="77777777" w:rsidR="00221C23" w:rsidRDefault="00221C23" w:rsidP="00221C23">
      <w:pPr>
        <w:pStyle w:val="CommentText"/>
      </w:pPr>
      <w:r>
        <w:rPr>
          <w:rStyle w:val="CommentReference"/>
        </w:rPr>
        <w:annotationRef/>
      </w:r>
      <w:r>
        <w:t>Users are free to use whichever population input they wish, so long as it follows the same format as the US data (e.g., same variable names and reports in 1000s)</w:t>
      </w:r>
    </w:p>
  </w:comment>
  <w:comment w:id="49" w:author="Duncan MacDonald" w:date="2026-06-22T12:02:00Z" w:initials="DM">
    <w:p w14:paraId="3D563283" w14:textId="77777777" w:rsidR="00DB16B9" w:rsidRDefault="00DB16B9" w:rsidP="00DB16B9">
      <w:pPr>
        <w:pStyle w:val="CommentText"/>
      </w:pPr>
      <w:r>
        <w:rPr>
          <w:rStyle w:val="CommentReference"/>
        </w:rPr>
        <w:annotationRef/>
      </w:r>
      <w:r>
        <w:t xml:space="preserve">Note this is a Kaplan-Meier extrapolation: </w:t>
      </w:r>
    </w:p>
    <w:p w14:paraId="2EDCA595" w14:textId="77777777" w:rsidR="00DB16B9" w:rsidRDefault="00DB16B9" w:rsidP="00DB16B9">
      <w:pPr>
        <w:pStyle w:val="CommentText"/>
      </w:pPr>
    </w:p>
    <w:p w14:paraId="2621579B" w14:textId="77777777" w:rsidR="00DB16B9" w:rsidRDefault="00DB16B9" w:rsidP="00DB16B9">
      <w:pPr>
        <w:pStyle w:val="CommentText"/>
      </w:pPr>
      <w:r>
        <w:rPr>
          <w:color w:val="333333"/>
          <w:highlight w:val="white"/>
        </w:rPr>
        <w:t>Kaplan, E. L., &amp; Meier, P. (1958). Nonparametric Estimation from Incomplete Observations. </w:t>
      </w:r>
      <w:r>
        <w:rPr>
          <w:i/>
          <w:iCs/>
          <w:color w:val="333333"/>
          <w:highlight w:val="white"/>
        </w:rPr>
        <w:t>Journal of the American Statistical Association</w:t>
      </w:r>
      <w:r>
        <w:rPr>
          <w:color w:val="333333"/>
          <w:highlight w:val="white"/>
        </w:rPr>
        <w:t>, </w:t>
      </w:r>
      <w:r>
        <w:rPr>
          <w:i/>
          <w:iCs/>
          <w:color w:val="333333"/>
          <w:highlight w:val="white"/>
        </w:rPr>
        <w:t>53</w:t>
      </w:r>
      <w:r>
        <w:rPr>
          <w:color w:val="333333"/>
          <w:highlight w:val="white"/>
        </w:rPr>
        <w:t>(282), 457–481. https://doi.org/10.1080/01621459.1958.10501452</w:t>
      </w:r>
      <w:r>
        <w:t xml:space="preserve"> </w:t>
      </w:r>
    </w:p>
  </w:comment>
  <w:comment w:id="57" w:author="Duncan MacDonald" w:date="2026-06-22T12:09:00Z" w:initials="DM">
    <w:p w14:paraId="57189C5B" w14:textId="77777777" w:rsidR="00833DE3" w:rsidRDefault="00833DE3" w:rsidP="00833DE3">
      <w:pPr>
        <w:pStyle w:val="CommentText"/>
      </w:pPr>
      <w:r>
        <w:rPr>
          <w:rStyle w:val="CommentReference"/>
        </w:rPr>
        <w:annotationRef/>
      </w:r>
      <w:r>
        <w:t>This argument is useful, and I would add that there are direct linkages between economic assumptions (turnover and employment rate growth) and transition rates, while the linkage with these economic variables and contribution density is only indirect (via job transitions). This allows users to change economic assumptions and observe the impact on contribution density, which is not possible if we model CD directly.</w:t>
      </w:r>
    </w:p>
    <w:p w14:paraId="6633224D" w14:textId="77777777" w:rsidR="00833DE3" w:rsidRDefault="00833DE3" w:rsidP="00833DE3">
      <w:pPr>
        <w:pStyle w:val="CommentText"/>
      </w:pPr>
    </w:p>
    <w:p w14:paraId="0BA6B97D" w14:textId="77777777" w:rsidR="00833DE3" w:rsidRDefault="00833DE3" w:rsidP="00833DE3">
      <w:pPr>
        <w:pStyle w:val="CommentText"/>
      </w:pPr>
      <w:r>
        <w:t xml:space="preserve">Also, transition rates occur in year, whereas CD accumulates over time. Relying on the in-year transitions aligns better with our projection approach.  </w:t>
      </w:r>
    </w:p>
  </w:comment>
  <w:comment w:id="59" w:author="Duncan MacDonald" w:date="2026-06-22T12:13:00Z" w:initials="DM">
    <w:p w14:paraId="1397BEC9" w14:textId="77777777" w:rsidR="001408F0" w:rsidRDefault="001408F0" w:rsidP="001408F0">
      <w:pPr>
        <w:pStyle w:val="CommentText"/>
      </w:pPr>
      <w:r>
        <w:rPr>
          <w:rStyle w:val="CommentReference"/>
        </w:rPr>
        <w:annotationRef/>
      </w:r>
      <w:r>
        <w:t xml:space="preserve">Would it be more intuitive to label these </w:t>
      </w:r>
    </w:p>
    <w:p w14:paraId="3F7ED0B4" w14:textId="77777777" w:rsidR="001408F0" w:rsidRDefault="001408F0" w:rsidP="001408F0">
      <w:pPr>
        <w:pStyle w:val="CommentText"/>
      </w:pPr>
      <w:r>
        <w:t>T_1 --&gt; T_out</w:t>
      </w:r>
    </w:p>
    <w:p w14:paraId="7F195F41" w14:textId="77777777" w:rsidR="001408F0" w:rsidRDefault="001408F0" w:rsidP="001408F0">
      <w:pPr>
        <w:pStyle w:val="CommentText"/>
      </w:pPr>
      <w:r>
        <w:t>T_2 --&gt; T_in</w:t>
      </w:r>
    </w:p>
    <w:p w14:paraId="0B6846F7" w14:textId="77777777" w:rsidR="001408F0" w:rsidRDefault="001408F0" w:rsidP="001408F0">
      <w:pPr>
        <w:pStyle w:val="CommentText"/>
      </w:pPr>
    </w:p>
    <w:p w14:paraId="39A2BE5E" w14:textId="77777777" w:rsidR="001408F0" w:rsidRDefault="001408F0" w:rsidP="001408F0">
      <w:pPr>
        <w:pStyle w:val="CommentText"/>
      </w:pPr>
      <w:r>
        <w:t>I am always getting confused</w:t>
      </w:r>
    </w:p>
  </w:comment>
  <w:comment w:id="60" w:author="Duncan MacDonald" w:date="2026-06-22T12:26:00Z" w:initials="DM">
    <w:p w14:paraId="435EE870" w14:textId="77777777" w:rsidR="00181109" w:rsidRDefault="00181109" w:rsidP="00181109">
      <w:pPr>
        <w:pStyle w:val="CommentText"/>
      </w:pPr>
      <w:r>
        <w:rPr>
          <w:rStyle w:val="CommentReference"/>
        </w:rPr>
        <w:annotationRef/>
      </w:r>
      <w:r>
        <w:t>A benefit of the cloglog is that you can interpret them as hazard ratios (after taking the exponential).</w:t>
      </w:r>
    </w:p>
    <w:p w14:paraId="2B07EEA6" w14:textId="77777777" w:rsidR="00181109" w:rsidRDefault="00181109" w:rsidP="00181109">
      <w:pPr>
        <w:pStyle w:val="CommentText"/>
      </w:pPr>
    </w:p>
    <w:p w14:paraId="56997A8C" w14:textId="77777777" w:rsidR="00181109" w:rsidRDefault="00181109" w:rsidP="00181109">
      <w:pPr>
        <w:pStyle w:val="CommentText"/>
      </w:pPr>
      <w:r>
        <w:t>The clog log can be thought of as a discretized Cox’s Proportional Hazards Model (which is for continuous time).</w:t>
      </w:r>
    </w:p>
  </w:comment>
  <w:comment w:id="61" w:author="Duncan MacDonald" w:date="2026-06-22T14:28:00Z" w:initials="DM">
    <w:p w14:paraId="5BCEA32E" w14:textId="77777777" w:rsidR="00750568" w:rsidRDefault="00750568" w:rsidP="00750568">
      <w:pPr>
        <w:pStyle w:val="CommentText"/>
      </w:pPr>
      <w:r>
        <w:rPr>
          <w:rStyle w:val="CommentReference"/>
        </w:rPr>
        <w:annotationRef/>
      </w:r>
      <w:r>
        <w:t>Can you clarify this?</w:t>
      </w:r>
    </w:p>
  </w:comment>
  <w:comment w:id="63" w:author="Duncan MacDonald" w:date="2026-06-22T14:48:00Z" w:initials="DM">
    <w:p w14:paraId="618A44A0" w14:textId="77777777" w:rsidR="00F860B9" w:rsidRDefault="00F860B9" w:rsidP="00F860B9">
      <w:pPr>
        <w:pStyle w:val="CommentText"/>
      </w:pPr>
      <w:r>
        <w:rPr>
          <w:rStyle w:val="CommentReference"/>
        </w:rPr>
        <w:annotationRef/>
      </w:r>
      <w:r>
        <w:t>I have also explored replacing the log_cod variable with a permanent density decile and applying them by wage decile. TO DISCUSS</w:t>
      </w:r>
    </w:p>
  </w:comment>
  <w:comment w:id="65" w:author="Duncan MacDonald" w:date="2026-06-22T14:51:00Z" w:initials="DM">
    <w:p w14:paraId="34B21020" w14:textId="77777777" w:rsidR="00D21BBD" w:rsidRDefault="00D21BBD" w:rsidP="00D21BBD">
      <w:pPr>
        <w:pStyle w:val="CommentText"/>
      </w:pPr>
      <w:r>
        <w:rPr>
          <w:rStyle w:val="CommentReference"/>
        </w:rPr>
        <w:annotationRef/>
      </w:r>
      <w:r>
        <w:t>I like this image, very helpful and clear!</w:t>
      </w:r>
    </w:p>
  </w:comment>
  <w:comment w:id="66" w:author="Duncan MacDonald" w:date="2026-06-22T14:54:00Z" w:initials="DM">
    <w:p w14:paraId="694567C7" w14:textId="77777777" w:rsidR="00F400F3" w:rsidRDefault="00F400F3" w:rsidP="00F400F3">
      <w:pPr>
        <w:pStyle w:val="CommentText"/>
      </w:pPr>
      <w:r>
        <w:rPr>
          <w:rStyle w:val="CommentReference"/>
        </w:rPr>
        <w:annotationRef/>
      </w:r>
      <w:r>
        <w:t>This may not need to be included, as it is a data processing issue rather than a methodology issue. If you still want to include it, turn it into a footnote.</w:t>
      </w:r>
    </w:p>
  </w:comment>
  <w:comment w:id="71" w:author="Duncan MacDonald" w:date="2026-06-22T14:57:00Z" w:initials="DM">
    <w:p w14:paraId="23CDAD39" w14:textId="77777777" w:rsidR="00393803" w:rsidRDefault="00393803" w:rsidP="00393803">
      <w:pPr>
        <w:pStyle w:val="CommentText"/>
      </w:pPr>
      <w:r>
        <w:rPr>
          <w:rStyle w:val="CommentReference"/>
        </w:rPr>
        <w:annotationRef/>
      </w:r>
      <w:r>
        <w:t>This is a key point, even for the full dataset</w:t>
      </w:r>
    </w:p>
  </w:comment>
  <w:comment w:id="70" w:author="Duncan MacDonald" w:date="2026-06-22T15:03:00Z" w:initials="DM">
    <w:p w14:paraId="77C60A7E" w14:textId="77777777" w:rsidR="00DD60AF" w:rsidRDefault="00DD60AF" w:rsidP="00DD60AF">
      <w:pPr>
        <w:pStyle w:val="CommentText"/>
      </w:pPr>
      <w:r>
        <w:rPr>
          <w:rStyle w:val="CommentReference"/>
        </w:rPr>
        <w:annotationRef/>
      </w:r>
      <w:r>
        <w:t>I believe this is a GLM model and not a CLOGLOG model, correct?</w:t>
      </w:r>
    </w:p>
  </w:comment>
  <w:comment w:id="72" w:author="Duncan MacDonald" w:date="2026-06-22T15:04:00Z" w:initials="DM">
    <w:p w14:paraId="604D9451" w14:textId="77777777" w:rsidR="00E80043" w:rsidRDefault="00E80043" w:rsidP="00E80043">
      <w:pPr>
        <w:pStyle w:val="CommentText"/>
      </w:pPr>
      <w:r>
        <w:rPr>
          <w:rStyle w:val="CommentReference"/>
        </w:rPr>
        <w:annotationRef/>
      </w:r>
      <w:r>
        <w:t>I did try using the synthesized population but we too much of the estimation ended up being based on this synthesized group and so I just used the observed data. [I might need to verify all of the details].</w:t>
      </w:r>
    </w:p>
  </w:comment>
  <w:comment w:id="73" w:author="Duncan MacDonald" w:date="2026-06-22T15:13:00Z" w:initials="DM">
    <w:p w14:paraId="53D6B42F" w14:textId="77777777" w:rsidR="00AB397B" w:rsidRDefault="00AB397B" w:rsidP="00AB397B">
      <w:pPr>
        <w:pStyle w:val="CommentText"/>
      </w:pPr>
      <w:r>
        <w:rPr>
          <w:rStyle w:val="CommentReference"/>
        </w:rPr>
        <w:annotationRef/>
      </w:r>
      <w:r>
        <w:t>It might be worth pointing out that even with varying estimation methods the transition rates are adjusted within the model to target aggregate employment and turnover totals. So the most important thing is not the actual estimated rates, but that there is a stable ranking of transitions rates by type of individual (e.g., age, wage decile, gender) and that the estimated transition rates have their highest density around 0.</w:t>
      </w:r>
    </w:p>
  </w:comment>
  <w:comment w:id="75" w:author="Duncan MacDonald" w:date="2026-06-22T15:14:00Z" w:initials="DM">
    <w:p w14:paraId="61B34AA6" w14:textId="77777777" w:rsidR="007B569B" w:rsidRDefault="007B569B" w:rsidP="007B569B">
      <w:pPr>
        <w:pStyle w:val="CommentText"/>
      </w:pPr>
      <w:r>
        <w:rPr>
          <w:rStyle w:val="CommentReference"/>
        </w:rPr>
        <w:annotationRef/>
      </w:r>
      <w:r>
        <w:t>Travel is ambiguous. Can you clarify?</w:t>
      </w:r>
    </w:p>
  </w:comment>
  <w:comment w:id="84" w:author="Duncan MacDonald" w:date="2026-06-22T15:36:00Z" w:initials="DM">
    <w:p w14:paraId="0FE29DE7" w14:textId="77777777" w:rsidR="0014536E" w:rsidRDefault="0014536E" w:rsidP="0014536E">
      <w:pPr>
        <w:pStyle w:val="CommentText"/>
      </w:pPr>
      <w:r>
        <w:rPr>
          <w:rStyle w:val="CommentReference"/>
        </w:rPr>
        <w:annotationRef/>
      </w:r>
      <w:r>
        <w:t>To clarify, This is the retirement rate?</w:t>
      </w:r>
    </w:p>
  </w:comment>
  <w:comment w:id="83" w:author="Duncan MacDonald" w:date="2026-06-22T15:40:00Z" w:initials="DM">
    <w:p w14:paraId="47064F21" w14:textId="77777777" w:rsidR="00B84E85" w:rsidRDefault="00B84E85" w:rsidP="00B84E85">
      <w:pPr>
        <w:pStyle w:val="CommentText"/>
      </w:pPr>
      <w:r>
        <w:rPr>
          <w:rStyle w:val="CommentReference"/>
        </w:rPr>
        <w:annotationRef/>
      </w:r>
      <w:r>
        <w:t>This is not implemented in the model currently, as people take retirement when they become eligible.</w:t>
      </w:r>
    </w:p>
    <w:p w14:paraId="58168C17" w14:textId="77777777" w:rsidR="00B84E85" w:rsidRDefault="00B84E85" w:rsidP="00B84E85">
      <w:pPr>
        <w:pStyle w:val="CommentText"/>
      </w:pPr>
    </w:p>
    <w:p w14:paraId="740925CB" w14:textId="77777777" w:rsidR="00B84E85" w:rsidRDefault="00B84E85" w:rsidP="00B84E85">
      <w:pPr>
        <w:pStyle w:val="CommentText"/>
      </w:pPr>
      <w:r>
        <w:t>We will change this rule, but I don’t know if we will apply it exactly like this. I suspect that a share of people will retire when they become eligible, and it might be a function of their expected retirement benefits rather than with the flow variable described here.</w:t>
      </w:r>
    </w:p>
    <w:p w14:paraId="1DFBDBFA" w14:textId="77777777" w:rsidR="00B84E85" w:rsidRDefault="00B84E85" w:rsidP="00B84E85">
      <w:pPr>
        <w:pStyle w:val="CommentText"/>
      </w:pPr>
    </w:p>
    <w:p w14:paraId="5F027D9D" w14:textId="77777777" w:rsidR="00B84E85" w:rsidRDefault="00B84E85" w:rsidP="00B84E85">
      <w:pPr>
        <w:pStyle w:val="CommentText"/>
      </w:pPr>
      <w:r>
        <w:t>TO DISCUSS.</w:t>
      </w:r>
    </w:p>
  </w:comment>
  <w:comment w:id="85" w:author="Duncan MacDonald" w:date="2026-06-22T15:42:00Z" w:initials="DM">
    <w:p w14:paraId="22BCFD1C" w14:textId="77777777" w:rsidR="00540F4B" w:rsidRDefault="00540F4B" w:rsidP="00540F4B">
      <w:pPr>
        <w:pStyle w:val="CommentText"/>
      </w:pPr>
      <w:r>
        <w:rPr>
          <w:rStyle w:val="CommentReference"/>
        </w:rPr>
        <w:annotationRef/>
      </w:r>
      <w:r>
        <w:t xml:space="preserve">To make clear the distinction between the cohort model and the microsimulation model </w:t>
      </w:r>
    </w:p>
  </w:comment>
  <w:comment w:id="89" w:author="Duncan MacDonald" w:date="2026-06-22T15:45:00Z" w:initials="DM">
    <w:p w14:paraId="62D6787D" w14:textId="77777777" w:rsidR="00B17495" w:rsidRDefault="00B17495" w:rsidP="00B17495">
      <w:pPr>
        <w:pStyle w:val="CommentText"/>
      </w:pPr>
      <w:r>
        <w:rPr>
          <w:rStyle w:val="CommentReference"/>
        </w:rPr>
        <w:annotationRef/>
      </w:r>
      <w:r>
        <w:t xml:space="preserve">We don’t take this approach currently, and I suspect that the transition from contributor to pensioner will be limited by the number of affiliates in the model, not by the historical population. </w:t>
      </w:r>
    </w:p>
    <w:p w14:paraId="58D94586" w14:textId="77777777" w:rsidR="00B17495" w:rsidRDefault="00B17495" w:rsidP="00B17495">
      <w:pPr>
        <w:pStyle w:val="CommentText"/>
      </w:pPr>
    </w:p>
    <w:p w14:paraId="3F45461B" w14:textId="77777777" w:rsidR="00B17495" w:rsidRDefault="00B17495" w:rsidP="00B17495">
      <w:pPr>
        <w:pStyle w:val="CommentText"/>
      </w:pPr>
      <w:r>
        <w:t xml:space="preserve">I might not be understanding this descriptions completely. </w:t>
      </w:r>
    </w:p>
  </w:comment>
  <w:comment w:id="91" w:author="Duncan MacDonald" w:date="2026-06-22T15:47:00Z" w:initials="DM">
    <w:p w14:paraId="05684A5E" w14:textId="77777777" w:rsidR="008F1109" w:rsidRDefault="008F1109" w:rsidP="008F1109">
      <w:pPr>
        <w:pStyle w:val="CommentText"/>
      </w:pPr>
      <w:r>
        <w:rPr>
          <w:rStyle w:val="CommentReference"/>
        </w:rPr>
        <w:annotationRef/>
      </w:r>
      <w:r>
        <w:t>We do not apply this</w:t>
      </w:r>
    </w:p>
  </w:comment>
  <w:comment w:id="94" w:author="Duncan MacDonald" w:date="2026-06-22T15:48:00Z" w:initials="DM">
    <w:p w14:paraId="25531966" w14:textId="77777777" w:rsidR="0054696E" w:rsidRDefault="0054696E" w:rsidP="0054696E">
      <w:pPr>
        <w:pStyle w:val="CommentText"/>
      </w:pPr>
      <w:r>
        <w:rPr>
          <w:rStyle w:val="CommentReference"/>
        </w:rPr>
        <w:annotationRef/>
      </w:r>
      <w:r>
        <w:t>We do not apply this and I suspect that we will model survivor benefits as a function of dead affiliated and pensioners (what share of pensions for dead people become survivor benefits). I suspect that we will not reply on the population here.</w:t>
      </w:r>
    </w:p>
    <w:p w14:paraId="0002125C" w14:textId="77777777" w:rsidR="0054696E" w:rsidRDefault="0054696E" w:rsidP="0054696E">
      <w:pPr>
        <w:pStyle w:val="CommentText"/>
      </w:pPr>
    </w:p>
    <w:p w14:paraId="0DEBA4BA" w14:textId="77777777" w:rsidR="0054696E" w:rsidRDefault="0054696E" w:rsidP="0054696E">
      <w:pPr>
        <w:pStyle w:val="CommentText"/>
      </w:pPr>
      <w:r>
        <w:t>TO DISCUSS.</w:t>
      </w:r>
    </w:p>
  </w:comment>
  <w:comment w:id="97" w:author="Duncan MacDonald" w:date="2026-06-22T15:52:00Z" w:initials="DM">
    <w:p w14:paraId="3CBBFB48" w14:textId="77777777" w:rsidR="00101F75" w:rsidRDefault="00101F75" w:rsidP="00101F75">
      <w:pPr>
        <w:pStyle w:val="CommentText"/>
      </w:pPr>
      <w:r>
        <w:rPr>
          <w:rStyle w:val="CommentReference"/>
        </w:rPr>
        <w:annotationRef/>
      </w:r>
      <w:r>
        <w:t>It might be helpful to put Section 8 at the start of the paper and then describe the various components.</w:t>
      </w:r>
    </w:p>
  </w:comment>
  <w:comment w:id="99" w:author="Duncan MacDonald" w:date="2026-06-22T15:50:00Z" w:initials="DM">
    <w:p w14:paraId="23073653" w14:textId="77777777" w:rsidR="007A593D" w:rsidRDefault="007A593D" w:rsidP="007A593D">
      <w:pPr>
        <w:pStyle w:val="CommentText"/>
      </w:pPr>
      <w:r>
        <w:rPr>
          <w:rStyle w:val="CommentReference"/>
        </w:rPr>
        <w:annotationRef/>
      </w:r>
      <w:r>
        <w:t>More than 80 years should be possible</w:t>
      </w:r>
    </w:p>
  </w:comment>
  <w:comment w:id="101" w:author="Duncan MacDonald" w:date="2026-06-22T15:52:00Z" w:initials="DM">
    <w:p w14:paraId="1E223F46" w14:textId="77777777" w:rsidR="00101F75" w:rsidRDefault="00101F75" w:rsidP="00101F75">
      <w:pPr>
        <w:pStyle w:val="CommentText"/>
      </w:pPr>
      <w:r>
        <w:rPr>
          <w:rStyle w:val="CommentReference"/>
        </w:rPr>
        <w:annotationRef/>
      </w:r>
      <w:r>
        <w:t>And possibly a weight</w:t>
      </w:r>
    </w:p>
  </w:comment>
  <w:comment w:id="103" w:author="Duncan MacDonald" w:date="2026-06-22T15:55:00Z" w:initials="DM">
    <w:p w14:paraId="27577CE2" w14:textId="77777777" w:rsidR="00F93D2D" w:rsidRDefault="00F93D2D" w:rsidP="00F93D2D">
      <w:pPr>
        <w:pStyle w:val="CommentText"/>
      </w:pPr>
      <w:r>
        <w:rPr>
          <w:rStyle w:val="CommentReference"/>
        </w:rPr>
        <w:annotationRef/>
      </w:r>
      <w:r>
        <w:t xml:space="preserve">Working age is just used for reporting purposes, it is not used in the model itself. </w:t>
      </w:r>
    </w:p>
  </w:comment>
  <w:comment w:id="104" w:author="Duncan MacDonald" w:date="2026-06-22T15:56:00Z" w:initials="DM">
    <w:p w14:paraId="1F8E4B3F" w14:textId="77777777" w:rsidR="007D748D" w:rsidRDefault="007D748D" w:rsidP="007D748D">
      <w:pPr>
        <w:pStyle w:val="CommentText"/>
      </w:pPr>
      <w:r>
        <w:rPr>
          <w:rStyle w:val="CommentReference"/>
        </w:rPr>
        <w:annotationRef/>
      </w:r>
      <w:r>
        <w:t>This 75 year eligibility is not actually used in the model, I need to clear it up (it is just an artefact)</w:t>
      </w:r>
    </w:p>
  </w:comment>
  <w:comment w:id="106" w:author="Duncan MacDonald" w:date="2026-06-22T15:59:00Z" w:initials="DM">
    <w:p w14:paraId="48E095B9" w14:textId="77777777" w:rsidR="00FE1F16" w:rsidRDefault="00FE1F16" w:rsidP="00FE1F16">
      <w:pPr>
        <w:pStyle w:val="CommentText"/>
      </w:pPr>
      <w:r>
        <w:rPr>
          <w:rStyle w:val="CommentReference"/>
        </w:rPr>
        <w:annotationRef/>
      </w:r>
      <w:r>
        <w:t>Maybe this should be a table or bullet points?</w:t>
      </w:r>
    </w:p>
  </w:comment>
  <w:comment w:id="118" w:author="Duncan MacDonald" w:date="2026-06-22T16:15:00Z" w:initials="DM">
    <w:p w14:paraId="4A3C63EE" w14:textId="77777777" w:rsidR="0087233F" w:rsidRDefault="0087233F" w:rsidP="0087233F">
      <w:pPr>
        <w:pStyle w:val="CommentText"/>
      </w:pPr>
      <w:r>
        <w:rPr>
          <w:rStyle w:val="CommentReference"/>
        </w:rPr>
        <w:annotationRef/>
      </w:r>
      <w:r>
        <w:t xml:space="preserve">This can be a footnote. </w:t>
      </w:r>
    </w:p>
    <w:p w14:paraId="09D29108" w14:textId="77777777" w:rsidR="0087233F" w:rsidRDefault="0087233F" w:rsidP="0087233F">
      <w:pPr>
        <w:pStyle w:val="CommentText"/>
      </w:pPr>
    </w:p>
    <w:p w14:paraId="447B9906" w14:textId="77777777" w:rsidR="0087233F" w:rsidRDefault="0087233F" w:rsidP="0087233F">
      <w:pPr>
        <w:pStyle w:val="CommentText"/>
      </w:pPr>
      <w:r>
        <w:t>“For projection years where no default mortality rates are available, the most recent available rates are used.”</w:t>
      </w:r>
    </w:p>
  </w:comment>
  <w:comment w:id="120" w:author="Duncan MacDonald" w:date="2026-06-22T16:18:00Z" w:initials="DM">
    <w:p w14:paraId="5D8DFADD" w14:textId="77777777" w:rsidR="007D57D7" w:rsidRDefault="007D57D7" w:rsidP="007D57D7">
      <w:pPr>
        <w:pStyle w:val="CommentText"/>
      </w:pPr>
      <w:r>
        <w:rPr>
          <w:rStyle w:val="CommentReference"/>
        </w:rPr>
        <w:annotationRef/>
      </w:r>
      <w:r>
        <w:t>Moreso because it is unable to directly adjust to different demographic and economic situations</w:t>
      </w:r>
    </w:p>
  </w:comment>
  <w:comment w:id="123" w:author="Duncan MacDonald" w:date="2026-06-22T16:22:00Z" w:initials="DM">
    <w:p w14:paraId="5FD49C50" w14:textId="77777777" w:rsidR="0076533D" w:rsidRDefault="0076533D" w:rsidP="0076533D">
      <w:pPr>
        <w:pStyle w:val="CommentText"/>
      </w:pPr>
      <w:r>
        <w:rPr>
          <w:rStyle w:val="CommentReference"/>
        </w:rPr>
        <w:annotationRef/>
      </w:r>
      <w:r>
        <w:t>I have not heard of density discards. Can you clarify this term?</w:t>
      </w:r>
    </w:p>
  </w:comment>
  <w:comment w:id="147" w:author="Duncan MacDonald" w:date="2026-06-22T16:30:00Z" w:initials="DM">
    <w:p w14:paraId="3F4E8CE1" w14:textId="77777777" w:rsidR="00B049CD" w:rsidRDefault="00B049CD" w:rsidP="00B049CD">
      <w:pPr>
        <w:pStyle w:val="CommentText"/>
      </w:pPr>
      <w:r>
        <w:rPr>
          <w:rStyle w:val="CommentReference"/>
        </w:rPr>
        <w:annotationRef/>
      </w:r>
      <w:r>
        <w:t xml:space="preserve">It might be worth noting that this is a soft anchor, as we are anchoring Expected exits and Expected entries, and not actual exits and entries. </w:t>
      </w:r>
    </w:p>
    <w:p w14:paraId="437F5C32" w14:textId="77777777" w:rsidR="00B049CD" w:rsidRDefault="00B049CD" w:rsidP="00B049CD">
      <w:pPr>
        <w:pStyle w:val="CommentText"/>
      </w:pPr>
    </w:p>
    <w:p w14:paraId="4DD693DE" w14:textId="77777777" w:rsidR="00B049CD" w:rsidRDefault="00B049CD" w:rsidP="00B049CD">
      <w:pPr>
        <w:pStyle w:val="CommentText"/>
      </w:pPr>
      <w:r>
        <w:t>We might want to make this a hard anchor by making further adjustments after the transitions are computed.</w:t>
      </w:r>
    </w:p>
  </w:comment>
  <w:comment w:id="155" w:author="Duncan MacDonald" w:date="2026-06-22T16:37:00Z" w:initials="DM">
    <w:p w14:paraId="0BD100BE" w14:textId="77777777" w:rsidR="00225388" w:rsidRDefault="00225388" w:rsidP="00225388">
      <w:pPr>
        <w:pStyle w:val="CommentText"/>
      </w:pPr>
      <w:r>
        <w:rPr>
          <w:rStyle w:val="CommentReference"/>
        </w:rPr>
        <w:annotationRef/>
      </w:r>
      <w:r>
        <w:t>Unemployment = affiliates - contributors</w:t>
      </w:r>
    </w:p>
  </w:comment>
  <w:comment w:id="157" w:author="Duncan MacDonald" w:date="2026-06-22T16:42:00Z" w:initials="DM">
    <w:p w14:paraId="0EE2C61D" w14:textId="77777777" w:rsidR="00D8749A" w:rsidRDefault="00D8749A" w:rsidP="00D8749A">
      <w:pPr>
        <w:pStyle w:val="CommentText"/>
      </w:pPr>
      <w:r>
        <w:rPr>
          <w:rStyle w:val="CommentReference"/>
        </w:rPr>
        <w:annotationRef/>
      </w:r>
      <w:r>
        <w:t xml:space="preserve">We assume that people do not climb through the deciles. </w:t>
      </w:r>
    </w:p>
    <w:p w14:paraId="2CD708EC" w14:textId="77777777" w:rsidR="00D8749A" w:rsidRDefault="00D8749A" w:rsidP="00D8749A">
      <w:pPr>
        <w:pStyle w:val="CommentText"/>
      </w:pPr>
    </w:p>
    <w:p w14:paraId="22798934" w14:textId="77777777" w:rsidR="00D8749A" w:rsidRDefault="00D8749A" w:rsidP="00D8749A">
      <w:pPr>
        <w:pStyle w:val="CommentText"/>
      </w:pPr>
      <w:r>
        <w:t>In fact, we should specify that somewhere, as this breaks from the reality that we see in the data.</w:t>
      </w:r>
    </w:p>
  </w:comment>
  <w:comment w:id="158" w:author="Duncan MacDonald" w:date="2026-06-22T16:47:00Z" w:initials="DM">
    <w:p w14:paraId="07B52118" w14:textId="77777777" w:rsidR="003D6AC7" w:rsidRDefault="003D6AC7" w:rsidP="003D6AC7">
      <w:pPr>
        <w:pStyle w:val="CommentText"/>
      </w:pPr>
      <w:r>
        <w:rPr>
          <w:rStyle w:val="CommentReference"/>
        </w:rPr>
        <w:annotationRef/>
      </w:r>
      <w:r>
        <w:t>Adjusted for wage growth</w:t>
      </w:r>
    </w:p>
  </w:comment>
  <w:comment w:id="159" w:author="Duncan MacDonald" w:date="2026-06-22T16:47:00Z" w:initials="DM">
    <w:p w14:paraId="46A5C296" w14:textId="77777777" w:rsidR="003D6AC7" w:rsidRDefault="003D6AC7" w:rsidP="003D6AC7">
      <w:pPr>
        <w:pStyle w:val="CommentText"/>
      </w:pPr>
      <w:r>
        <w:rPr>
          <w:rStyle w:val="CommentReference"/>
        </w:rPr>
        <w:annotationRef/>
      </w:r>
      <w:r>
        <w:t>At least it should be</w:t>
      </w:r>
    </w:p>
  </w:comment>
  <w:comment w:id="166" w:author="Duncan MacDonald" w:date="2026-06-22T16:48:00Z" w:initials="DM">
    <w:p w14:paraId="79EF1B14" w14:textId="77777777" w:rsidR="00C53B24" w:rsidRDefault="00C53B24" w:rsidP="00C53B24">
      <w:pPr>
        <w:pStyle w:val="CommentText"/>
      </w:pPr>
      <w:r>
        <w:rPr>
          <w:rStyle w:val="CommentReference"/>
        </w:rPr>
        <w:annotationRef/>
      </w:r>
      <w:r>
        <w:t>Maybe clarify this this is for the calculation of reference wages?</w:t>
      </w:r>
    </w:p>
  </w:comment>
  <w:comment w:id="175" w:author="Duncan MacDonald" w:date="2026-06-22T16:55:00Z" w:initials="DM">
    <w:p w14:paraId="0602AB30" w14:textId="77777777" w:rsidR="00672E65" w:rsidRDefault="00672E65" w:rsidP="00672E65">
      <w:pPr>
        <w:pStyle w:val="CommentText"/>
      </w:pPr>
      <w:r>
        <w:rPr>
          <w:rStyle w:val="CommentReference"/>
        </w:rPr>
        <w:annotationRef/>
      </w:r>
      <w:r>
        <w:t>The indexation rate</w:t>
      </w:r>
    </w:p>
  </w:comment>
  <w:comment w:id="177" w:author="Duncan MacDonald" w:date="2026-06-22T16:58:00Z" w:initials="DM">
    <w:p w14:paraId="3A7004EC" w14:textId="77777777" w:rsidR="007A5ADE" w:rsidRDefault="007A5ADE" w:rsidP="007A5ADE">
      <w:pPr>
        <w:pStyle w:val="CommentText"/>
      </w:pPr>
      <w:r>
        <w:rPr>
          <w:rStyle w:val="CommentReference"/>
        </w:rPr>
        <w:annotationRef/>
      </w:r>
      <w:r>
        <w:t xml:space="preserve">It would be helpful to describe how pension parameters enter into the model, via excel tables to that schedules of evolving policy parameters can be included. </w:t>
      </w:r>
    </w:p>
  </w:comment>
  <w:comment w:id="178" w:author="Duncan MacDonald" w:date="2026-06-22T16:57:00Z" w:initials="DM">
    <w:p w14:paraId="76A199E7" w14:textId="77777777" w:rsidR="00DA4CA3" w:rsidRDefault="00DA4CA3" w:rsidP="00DA4CA3">
      <w:pPr>
        <w:pStyle w:val="CommentText"/>
      </w:pPr>
      <w:r>
        <w:rPr>
          <w:rStyle w:val="CommentReference"/>
        </w:rPr>
        <w:annotationRef/>
      </w:r>
      <w:r>
        <w:t>This is the policy rule in Mexico, correct?</w:t>
      </w:r>
    </w:p>
  </w:comment>
  <w:comment w:id="180" w:author="Duncan MacDonald" w:date="2026-06-22T17:01:00Z" w:initials="DM">
    <w:p w14:paraId="57D83660" w14:textId="77777777" w:rsidR="00FE0412" w:rsidRDefault="00FE0412" w:rsidP="00FE0412">
      <w:pPr>
        <w:pStyle w:val="CommentText"/>
      </w:pPr>
      <w:r>
        <w:rPr>
          <w:rStyle w:val="CommentReference"/>
        </w:rPr>
        <w:annotationRef/>
      </w:r>
      <w:r>
        <w:t>Is this outlining a difference from the cohort-based PROST model?</w:t>
      </w:r>
    </w:p>
  </w:comment>
  <w:comment w:id="182" w:author="Duncan MacDonald" w:date="2026-06-22T17:03:00Z" w:initials="DM">
    <w:p w14:paraId="7B9068CA" w14:textId="77777777" w:rsidR="00E0750F" w:rsidRDefault="00E0750F" w:rsidP="00E0750F">
      <w:pPr>
        <w:pStyle w:val="CommentText"/>
      </w:pPr>
      <w:r>
        <w:rPr>
          <w:rStyle w:val="CommentReference"/>
        </w:rPr>
        <w:annotationRef/>
      </w:r>
      <w:r>
        <w:t>This last term has been dropped and now it is just the first two terms.</w:t>
      </w:r>
    </w:p>
    <w:p w14:paraId="6E1106D7" w14:textId="77777777" w:rsidR="00E0750F" w:rsidRDefault="00E0750F" w:rsidP="00E0750F">
      <w:pPr>
        <w:pStyle w:val="CommentText"/>
      </w:pPr>
    </w:p>
    <w:p w14:paraId="0B678700" w14:textId="77777777" w:rsidR="00E0750F" w:rsidRDefault="00E0750F" w:rsidP="00E0750F">
      <w:pPr>
        <w:pStyle w:val="CommentText"/>
      </w:pPr>
      <w:r>
        <w:t>We currently do not model early retirement, but will soon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1BBC26" w15:done="1"/>
  <w15:commentEx w15:paraId="264222F0" w15:done="1"/>
  <w15:commentEx w15:paraId="6A13CAF9" w15:done="0"/>
  <w15:commentEx w15:paraId="1B8D7FD9" w15:done="0"/>
  <w15:commentEx w15:paraId="18D83942" w15:done="0"/>
  <w15:commentEx w15:paraId="22C785B9" w15:done="0"/>
  <w15:commentEx w15:paraId="19C3F031" w15:done="0"/>
  <w15:commentEx w15:paraId="74FA6AA3" w15:done="0"/>
  <w15:commentEx w15:paraId="4F067635" w15:done="0"/>
  <w15:commentEx w15:paraId="2C9C7637" w15:done="0"/>
  <w15:commentEx w15:paraId="2282A0F3" w15:done="0"/>
  <w15:commentEx w15:paraId="761B9DD7" w15:done="0"/>
  <w15:commentEx w15:paraId="18AC02D0" w15:done="0"/>
  <w15:commentEx w15:paraId="2BCFBF55" w15:done="0"/>
  <w15:commentEx w15:paraId="2ACD2C2F" w15:done="0"/>
  <w15:commentEx w15:paraId="4732261B" w15:done="0"/>
  <w15:commentEx w15:paraId="50B069B1" w15:done="0"/>
  <w15:commentEx w15:paraId="4B021B53" w15:done="0"/>
  <w15:commentEx w15:paraId="6386F191" w15:done="0"/>
  <w15:commentEx w15:paraId="118CEDA6" w15:done="0"/>
  <w15:commentEx w15:paraId="74DACB45" w15:done="0"/>
  <w15:commentEx w15:paraId="4D194266" w15:done="0"/>
  <w15:commentEx w15:paraId="526C4BF5" w15:done="0"/>
  <w15:commentEx w15:paraId="0E1A41EF" w15:done="0"/>
  <w15:commentEx w15:paraId="06110F8E" w15:done="0"/>
  <w15:commentEx w15:paraId="36A6146A" w15:done="0"/>
  <w15:commentEx w15:paraId="2621579B" w15:done="0"/>
  <w15:commentEx w15:paraId="0BA6B97D" w15:done="0"/>
  <w15:commentEx w15:paraId="39A2BE5E" w15:done="0"/>
  <w15:commentEx w15:paraId="56997A8C" w15:done="0"/>
  <w15:commentEx w15:paraId="5BCEA32E" w15:done="0"/>
  <w15:commentEx w15:paraId="618A44A0" w15:done="0"/>
  <w15:commentEx w15:paraId="34B21020" w15:done="0"/>
  <w15:commentEx w15:paraId="694567C7" w15:done="0"/>
  <w15:commentEx w15:paraId="23CDAD39" w15:done="0"/>
  <w15:commentEx w15:paraId="77C60A7E" w15:done="0"/>
  <w15:commentEx w15:paraId="604D9451" w15:done="0"/>
  <w15:commentEx w15:paraId="53D6B42F" w15:done="0"/>
  <w15:commentEx w15:paraId="61B34AA6" w15:done="0"/>
  <w15:commentEx w15:paraId="0FE29DE7" w15:done="0"/>
  <w15:commentEx w15:paraId="5F027D9D" w15:done="0"/>
  <w15:commentEx w15:paraId="22BCFD1C" w15:done="0"/>
  <w15:commentEx w15:paraId="3F45461B" w15:done="0"/>
  <w15:commentEx w15:paraId="05684A5E" w15:done="0"/>
  <w15:commentEx w15:paraId="0DEBA4BA" w15:done="0"/>
  <w15:commentEx w15:paraId="3CBBFB48" w15:done="0"/>
  <w15:commentEx w15:paraId="23073653" w15:done="0"/>
  <w15:commentEx w15:paraId="1E223F46" w15:done="0"/>
  <w15:commentEx w15:paraId="27577CE2" w15:done="0"/>
  <w15:commentEx w15:paraId="1F8E4B3F" w15:done="0"/>
  <w15:commentEx w15:paraId="48E095B9" w15:done="0"/>
  <w15:commentEx w15:paraId="447B9906" w15:done="0"/>
  <w15:commentEx w15:paraId="5D8DFADD" w15:done="0"/>
  <w15:commentEx w15:paraId="5FD49C50" w15:done="0"/>
  <w15:commentEx w15:paraId="4DD693DE" w15:done="0"/>
  <w15:commentEx w15:paraId="0BD100BE" w15:done="0"/>
  <w15:commentEx w15:paraId="22798934" w15:done="0"/>
  <w15:commentEx w15:paraId="07B52118" w15:done="0"/>
  <w15:commentEx w15:paraId="46A5C296" w15:paraIdParent="07B52118" w15:done="0"/>
  <w15:commentEx w15:paraId="79EF1B14" w15:done="0"/>
  <w15:commentEx w15:paraId="0602AB30" w15:done="0"/>
  <w15:commentEx w15:paraId="3A7004EC" w15:done="0"/>
  <w15:commentEx w15:paraId="76A199E7" w15:done="0"/>
  <w15:commentEx w15:paraId="57D83660" w15:done="0"/>
  <w15:commentEx w15:paraId="0B6787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F48A01" w16cex:dateUtc="2026-06-22T14:15:00Z"/>
  <w16cex:commentExtensible w16cex:durableId="6B9892B5" w16cex:dateUtc="2026-06-22T14:17:00Z"/>
  <w16cex:commentExtensible w16cex:durableId="17CCFC5E" w16cex:dateUtc="2026-06-22T14:32:00Z"/>
  <w16cex:commentExtensible w16cex:durableId="31F9A49F" w16cex:dateUtc="2026-06-22T14:20:00Z"/>
  <w16cex:commentExtensible w16cex:durableId="116DC1E8" w16cex:dateUtc="2026-06-22T14:22:00Z"/>
  <w16cex:commentExtensible w16cex:durableId="1B92CED6" w16cex:dateUtc="2026-06-22T14:28:00Z"/>
  <w16cex:commentExtensible w16cex:durableId="14C0B888" w16cex:dateUtc="2026-06-22T14:27:00Z"/>
  <w16cex:commentExtensible w16cex:durableId="4BE853CF" w16cex:dateUtc="2026-06-22T14:29:00Z"/>
  <w16cex:commentExtensible w16cex:durableId="0E412C4B" w16cex:dateUtc="2026-06-22T14:37:00Z"/>
  <w16cex:commentExtensible w16cex:durableId="3056EB89" w16cex:dateUtc="2026-06-22T14:41:00Z"/>
  <w16cex:commentExtensible w16cex:durableId="44626374" w16cex:dateUtc="2026-06-22T14:44:00Z"/>
  <w16cex:commentExtensible w16cex:durableId="320C5489" w16cex:dateUtc="2026-06-22T14:46:00Z"/>
  <w16cex:commentExtensible w16cex:durableId="13EC3004" w16cex:dateUtc="2026-06-22T15:03:00Z"/>
  <w16cex:commentExtensible w16cex:durableId="3360FFE6" w16cex:dateUtc="2026-06-22T15:09:00Z"/>
  <w16cex:commentExtensible w16cex:durableId="1BFB62F1" w16cex:dateUtc="2026-06-22T15:13:00Z"/>
  <w16cex:commentExtensible w16cex:durableId="51ABB1B1" w16cex:dateUtc="2026-06-22T15:15:00Z"/>
  <w16cex:commentExtensible w16cex:durableId="1B0B1372" w16cex:dateUtc="2026-06-22T15:20:00Z"/>
  <w16cex:commentExtensible w16cex:durableId="3E66891C" w16cex:dateUtc="2026-06-22T15:21:00Z"/>
  <w16cex:commentExtensible w16cex:durableId="2C8F0AE8" w16cex:dateUtc="2026-06-22T15:29:00Z"/>
  <w16cex:commentExtensible w16cex:durableId="60A317D3" w16cex:dateUtc="2026-06-22T15:31:00Z"/>
  <w16cex:commentExtensible w16cex:durableId="19E003BE" w16cex:dateUtc="2026-06-22T15:34:00Z"/>
  <w16cex:commentExtensible w16cex:durableId="3C879E3A" w16cex:dateUtc="2026-06-22T15:35:00Z"/>
  <w16cex:commentExtensible w16cex:durableId="672C6231" w16cex:dateUtc="2026-06-22T15:36:00Z"/>
  <w16cex:commentExtensible w16cex:durableId="0A0F505B" w16cex:dateUtc="2026-06-22T15:39:00Z"/>
  <w16cex:commentExtensible w16cex:durableId="162CB131" w16cex:dateUtc="2026-06-22T15:44:00Z"/>
  <w16cex:commentExtensible w16cex:durableId="4CB100C9" w16cex:dateUtc="2026-06-22T15:45:00Z"/>
  <w16cex:commentExtensible w16cex:durableId="692671C0" w16cex:dateUtc="2026-06-22T16:02:00Z"/>
  <w16cex:commentExtensible w16cex:durableId="47727DDF" w16cex:dateUtc="2026-06-22T16:09:00Z"/>
  <w16cex:commentExtensible w16cex:durableId="45EB26B1" w16cex:dateUtc="2026-06-22T16:13:00Z"/>
  <w16cex:commentExtensible w16cex:durableId="47A1FAEE" w16cex:dateUtc="2026-06-22T16:26:00Z"/>
  <w16cex:commentExtensible w16cex:durableId="79207230" w16cex:dateUtc="2026-06-22T18:28:00Z"/>
  <w16cex:commentExtensible w16cex:durableId="32B0D471" w16cex:dateUtc="2026-06-22T18:48:00Z"/>
  <w16cex:commentExtensible w16cex:durableId="65DF1F8A" w16cex:dateUtc="2026-06-22T18:51:00Z"/>
  <w16cex:commentExtensible w16cex:durableId="29E21175" w16cex:dateUtc="2026-06-22T18:54:00Z"/>
  <w16cex:commentExtensible w16cex:durableId="0259353E" w16cex:dateUtc="2026-06-22T18:57:00Z"/>
  <w16cex:commentExtensible w16cex:durableId="36AB5A1B" w16cex:dateUtc="2026-06-22T19:03:00Z"/>
  <w16cex:commentExtensible w16cex:durableId="1C863378" w16cex:dateUtc="2026-06-22T19:04:00Z"/>
  <w16cex:commentExtensible w16cex:durableId="23CF0D87" w16cex:dateUtc="2026-06-22T19:13:00Z"/>
  <w16cex:commentExtensible w16cex:durableId="3F78DF52" w16cex:dateUtc="2026-06-22T19:14:00Z"/>
  <w16cex:commentExtensible w16cex:durableId="55EDE78A" w16cex:dateUtc="2026-06-22T19:36:00Z"/>
  <w16cex:commentExtensible w16cex:durableId="36FC58E7" w16cex:dateUtc="2026-06-22T19:40:00Z"/>
  <w16cex:commentExtensible w16cex:durableId="7ACF4E3A" w16cex:dateUtc="2026-06-22T19:42:00Z"/>
  <w16cex:commentExtensible w16cex:durableId="71897249" w16cex:dateUtc="2026-06-22T19:45:00Z"/>
  <w16cex:commentExtensible w16cex:durableId="4874D4CF" w16cex:dateUtc="2026-06-22T19:47:00Z"/>
  <w16cex:commentExtensible w16cex:durableId="71DC5FF6" w16cex:dateUtc="2026-06-22T19:48:00Z"/>
  <w16cex:commentExtensible w16cex:durableId="5ECDA55C" w16cex:dateUtc="2026-06-22T19:52:00Z"/>
  <w16cex:commentExtensible w16cex:durableId="17124A19" w16cex:dateUtc="2026-06-22T19:50:00Z"/>
  <w16cex:commentExtensible w16cex:durableId="6AEC9A52" w16cex:dateUtc="2026-06-22T19:52:00Z"/>
  <w16cex:commentExtensible w16cex:durableId="07C605DB" w16cex:dateUtc="2026-06-22T19:55:00Z"/>
  <w16cex:commentExtensible w16cex:durableId="3D361F8B" w16cex:dateUtc="2026-06-22T19:56:00Z"/>
  <w16cex:commentExtensible w16cex:durableId="12C5DB2E" w16cex:dateUtc="2026-06-22T19:59:00Z"/>
  <w16cex:commentExtensible w16cex:durableId="318A8B45" w16cex:dateUtc="2026-06-22T20:15:00Z"/>
  <w16cex:commentExtensible w16cex:durableId="19024D42" w16cex:dateUtc="2026-06-22T20:18:00Z"/>
  <w16cex:commentExtensible w16cex:durableId="750BF6DA" w16cex:dateUtc="2026-06-22T20:22:00Z"/>
  <w16cex:commentExtensible w16cex:durableId="033A1CF3" w16cex:dateUtc="2026-06-22T20:30:00Z"/>
  <w16cex:commentExtensible w16cex:durableId="529A0EA8" w16cex:dateUtc="2026-06-22T20:37:00Z"/>
  <w16cex:commentExtensible w16cex:durableId="542DDC50" w16cex:dateUtc="2026-06-22T20:42:00Z"/>
  <w16cex:commentExtensible w16cex:durableId="5B08B7C8" w16cex:dateUtc="2026-06-22T20:47:00Z"/>
  <w16cex:commentExtensible w16cex:durableId="2EF52DBB" w16cex:dateUtc="2026-06-22T20:47:00Z"/>
  <w16cex:commentExtensible w16cex:durableId="12BEC07E" w16cex:dateUtc="2026-06-22T20:48:00Z"/>
  <w16cex:commentExtensible w16cex:durableId="4E008E30" w16cex:dateUtc="2026-06-22T20:55:00Z"/>
  <w16cex:commentExtensible w16cex:durableId="5883573B" w16cex:dateUtc="2026-06-22T20:58:00Z"/>
  <w16cex:commentExtensible w16cex:durableId="2F8BC5B7" w16cex:dateUtc="2026-06-22T20:57:00Z"/>
  <w16cex:commentExtensible w16cex:durableId="6CC050E5" w16cex:dateUtc="2026-06-22T21:01:00Z"/>
  <w16cex:commentExtensible w16cex:durableId="7FDD95A4" w16cex:dateUtc="2026-06-22T2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1BBC26" w16cid:durableId="7FF48A01"/>
  <w16cid:commentId w16cid:paraId="264222F0" w16cid:durableId="6B9892B5"/>
  <w16cid:commentId w16cid:paraId="6A13CAF9" w16cid:durableId="17CCFC5E"/>
  <w16cid:commentId w16cid:paraId="1B8D7FD9" w16cid:durableId="31F9A49F"/>
  <w16cid:commentId w16cid:paraId="18D83942" w16cid:durableId="116DC1E8"/>
  <w16cid:commentId w16cid:paraId="22C785B9" w16cid:durableId="1B92CED6"/>
  <w16cid:commentId w16cid:paraId="19C3F031" w16cid:durableId="14C0B888"/>
  <w16cid:commentId w16cid:paraId="74FA6AA3" w16cid:durableId="4BE853CF"/>
  <w16cid:commentId w16cid:paraId="4F067635" w16cid:durableId="0E412C4B"/>
  <w16cid:commentId w16cid:paraId="2C9C7637" w16cid:durableId="3056EB89"/>
  <w16cid:commentId w16cid:paraId="2282A0F3" w16cid:durableId="44626374"/>
  <w16cid:commentId w16cid:paraId="761B9DD7" w16cid:durableId="320C5489"/>
  <w16cid:commentId w16cid:paraId="18AC02D0" w16cid:durableId="13EC3004"/>
  <w16cid:commentId w16cid:paraId="2BCFBF55" w16cid:durableId="3360FFE6"/>
  <w16cid:commentId w16cid:paraId="2ACD2C2F" w16cid:durableId="1BFB62F1"/>
  <w16cid:commentId w16cid:paraId="4732261B" w16cid:durableId="51ABB1B1"/>
  <w16cid:commentId w16cid:paraId="50B069B1" w16cid:durableId="1B0B1372"/>
  <w16cid:commentId w16cid:paraId="4B021B53" w16cid:durableId="3E66891C"/>
  <w16cid:commentId w16cid:paraId="6386F191" w16cid:durableId="2C8F0AE8"/>
  <w16cid:commentId w16cid:paraId="118CEDA6" w16cid:durableId="60A317D3"/>
  <w16cid:commentId w16cid:paraId="74DACB45" w16cid:durableId="19E003BE"/>
  <w16cid:commentId w16cid:paraId="4D194266" w16cid:durableId="3C879E3A"/>
  <w16cid:commentId w16cid:paraId="526C4BF5" w16cid:durableId="672C6231"/>
  <w16cid:commentId w16cid:paraId="0E1A41EF" w16cid:durableId="0A0F505B"/>
  <w16cid:commentId w16cid:paraId="06110F8E" w16cid:durableId="162CB131"/>
  <w16cid:commentId w16cid:paraId="36A6146A" w16cid:durableId="4CB100C9"/>
  <w16cid:commentId w16cid:paraId="2621579B" w16cid:durableId="692671C0"/>
  <w16cid:commentId w16cid:paraId="0BA6B97D" w16cid:durableId="47727DDF"/>
  <w16cid:commentId w16cid:paraId="39A2BE5E" w16cid:durableId="45EB26B1"/>
  <w16cid:commentId w16cid:paraId="56997A8C" w16cid:durableId="47A1FAEE"/>
  <w16cid:commentId w16cid:paraId="5BCEA32E" w16cid:durableId="79207230"/>
  <w16cid:commentId w16cid:paraId="618A44A0" w16cid:durableId="32B0D471"/>
  <w16cid:commentId w16cid:paraId="34B21020" w16cid:durableId="65DF1F8A"/>
  <w16cid:commentId w16cid:paraId="694567C7" w16cid:durableId="29E21175"/>
  <w16cid:commentId w16cid:paraId="23CDAD39" w16cid:durableId="0259353E"/>
  <w16cid:commentId w16cid:paraId="77C60A7E" w16cid:durableId="36AB5A1B"/>
  <w16cid:commentId w16cid:paraId="604D9451" w16cid:durableId="1C863378"/>
  <w16cid:commentId w16cid:paraId="53D6B42F" w16cid:durableId="23CF0D87"/>
  <w16cid:commentId w16cid:paraId="61B34AA6" w16cid:durableId="3F78DF52"/>
  <w16cid:commentId w16cid:paraId="0FE29DE7" w16cid:durableId="55EDE78A"/>
  <w16cid:commentId w16cid:paraId="5F027D9D" w16cid:durableId="36FC58E7"/>
  <w16cid:commentId w16cid:paraId="22BCFD1C" w16cid:durableId="7ACF4E3A"/>
  <w16cid:commentId w16cid:paraId="3F45461B" w16cid:durableId="71897249"/>
  <w16cid:commentId w16cid:paraId="05684A5E" w16cid:durableId="4874D4CF"/>
  <w16cid:commentId w16cid:paraId="0DEBA4BA" w16cid:durableId="71DC5FF6"/>
  <w16cid:commentId w16cid:paraId="3CBBFB48" w16cid:durableId="5ECDA55C"/>
  <w16cid:commentId w16cid:paraId="23073653" w16cid:durableId="17124A19"/>
  <w16cid:commentId w16cid:paraId="1E223F46" w16cid:durableId="6AEC9A52"/>
  <w16cid:commentId w16cid:paraId="27577CE2" w16cid:durableId="07C605DB"/>
  <w16cid:commentId w16cid:paraId="1F8E4B3F" w16cid:durableId="3D361F8B"/>
  <w16cid:commentId w16cid:paraId="48E095B9" w16cid:durableId="12C5DB2E"/>
  <w16cid:commentId w16cid:paraId="447B9906" w16cid:durableId="318A8B45"/>
  <w16cid:commentId w16cid:paraId="5D8DFADD" w16cid:durableId="19024D42"/>
  <w16cid:commentId w16cid:paraId="5FD49C50" w16cid:durableId="750BF6DA"/>
  <w16cid:commentId w16cid:paraId="4DD693DE" w16cid:durableId="033A1CF3"/>
  <w16cid:commentId w16cid:paraId="0BD100BE" w16cid:durableId="529A0EA8"/>
  <w16cid:commentId w16cid:paraId="22798934" w16cid:durableId="542DDC50"/>
  <w16cid:commentId w16cid:paraId="07B52118" w16cid:durableId="5B08B7C8"/>
  <w16cid:commentId w16cid:paraId="46A5C296" w16cid:durableId="2EF52DBB"/>
  <w16cid:commentId w16cid:paraId="79EF1B14" w16cid:durableId="12BEC07E"/>
  <w16cid:commentId w16cid:paraId="0602AB30" w16cid:durableId="4E008E30"/>
  <w16cid:commentId w16cid:paraId="3A7004EC" w16cid:durableId="5883573B"/>
  <w16cid:commentId w16cid:paraId="76A199E7" w16cid:durableId="2F8BC5B7"/>
  <w16cid:commentId w16cid:paraId="57D83660" w16cid:durableId="6CC050E5"/>
  <w16cid:commentId w16cid:paraId="0B678700" w16cid:durableId="7FDD95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E390A" w14:textId="77777777" w:rsidR="00D956D4" w:rsidRDefault="00D956D4">
      <w:pPr>
        <w:spacing w:after="0"/>
      </w:pPr>
      <w:r>
        <w:separator/>
      </w:r>
    </w:p>
  </w:endnote>
  <w:endnote w:type="continuationSeparator" w:id="0">
    <w:p w14:paraId="1BC0CF86" w14:textId="77777777" w:rsidR="00D956D4" w:rsidRDefault="00D956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6F16F" w14:textId="77777777" w:rsidR="00CC14A7" w:rsidRDefault="00CC1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3A73" w14:textId="77777777" w:rsidR="00CC14A7" w:rsidRDefault="00CC14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79668" w14:textId="77777777" w:rsidR="00CC14A7" w:rsidRDefault="00CC1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9AE86" w14:textId="77777777" w:rsidR="00D956D4" w:rsidRDefault="00D956D4">
      <w:r>
        <w:separator/>
      </w:r>
    </w:p>
  </w:footnote>
  <w:footnote w:type="continuationSeparator" w:id="0">
    <w:p w14:paraId="24D2D61E" w14:textId="77777777" w:rsidR="00D956D4" w:rsidRDefault="00D956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CA53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E322E1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29C76624"/>
    <w:multiLevelType w:val="hybridMultilevel"/>
    <w:tmpl w:val="A5E4A2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62052040">
    <w:abstractNumId w:val="0"/>
  </w:num>
  <w:num w:numId="2" w16cid:durableId="1584338266">
    <w:abstractNumId w:val="1"/>
  </w:num>
  <w:num w:numId="3" w16cid:durableId="1980189268">
    <w:abstractNumId w:val="1"/>
  </w:num>
  <w:num w:numId="4" w16cid:durableId="1358040383">
    <w:abstractNumId w:val="1"/>
  </w:num>
  <w:num w:numId="5" w16cid:durableId="1859926995">
    <w:abstractNumId w:val="1"/>
  </w:num>
  <w:num w:numId="6" w16cid:durableId="839270981">
    <w:abstractNumId w:val="1"/>
  </w:num>
  <w:num w:numId="7" w16cid:durableId="1074930666">
    <w:abstractNumId w:val="1"/>
  </w:num>
  <w:num w:numId="8" w16cid:durableId="281689576">
    <w:abstractNumId w:val="1"/>
  </w:num>
  <w:num w:numId="9" w16cid:durableId="1325082339">
    <w:abstractNumId w:val="1"/>
  </w:num>
  <w:num w:numId="10" w16cid:durableId="528372558">
    <w:abstractNumId w:val="1"/>
  </w:num>
  <w:num w:numId="11" w16cid:durableId="885531094">
    <w:abstractNumId w:val="1"/>
  </w:num>
  <w:num w:numId="12" w16cid:durableId="66264893">
    <w:abstractNumId w:val="1"/>
  </w:num>
  <w:num w:numId="13" w16cid:durableId="1342929308">
    <w:abstractNumId w:val="1"/>
  </w:num>
  <w:num w:numId="14" w16cid:durableId="384762418">
    <w:abstractNumId w:val="1"/>
  </w:num>
  <w:num w:numId="15" w16cid:durableId="576552521">
    <w:abstractNumId w:val="1"/>
  </w:num>
  <w:num w:numId="16" w16cid:durableId="19190976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ncan MacDonald">
    <w15:presenceInfo w15:providerId="Windows Live" w15:userId="c472251f5e01ff59"/>
  </w15:person>
  <w15:person w15:author="Marola Andrea Castillo Quinto">
    <w15:presenceInfo w15:providerId="AD" w15:userId="S::mcastilloquinto@worldbank.org::0b1b70a1-d0b2-49a8-bef7-4c7db4438d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C70"/>
    <w:rsid w:val="000838C3"/>
    <w:rsid w:val="000F6295"/>
    <w:rsid w:val="00101F75"/>
    <w:rsid w:val="001408F0"/>
    <w:rsid w:val="001432BB"/>
    <w:rsid w:val="0014536E"/>
    <w:rsid w:val="00155C70"/>
    <w:rsid w:val="00181109"/>
    <w:rsid w:val="001C5EDC"/>
    <w:rsid w:val="001E3BD8"/>
    <w:rsid w:val="001F4A3C"/>
    <w:rsid w:val="00205CBE"/>
    <w:rsid w:val="00221C23"/>
    <w:rsid w:val="00225388"/>
    <w:rsid w:val="00236388"/>
    <w:rsid w:val="0026443C"/>
    <w:rsid w:val="00287949"/>
    <w:rsid w:val="0030077C"/>
    <w:rsid w:val="00307835"/>
    <w:rsid w:val="0032433E"/>
    <w:rsid w:val="00393803"/>
    <w:rsid w:val="003B1450"/>
    <w:rsid w:val="003C45B5"/>
    <w:rsid w:val="003D6AC7"/>
    <w:rsid w:val="003F2FC9"/>
    <w:rsid w:val="00441C22"/>
    <w:rsid w:val="004C6E47"/>
    <w:rsid w:val="004E5BE5"/>
    <w:rsid w:val="005127BA"/>
    <w:rsid w:val="00540F4B"/>
    <w:rsid w:val="0054696E"/>
    <w:rsid w:val="00560D44"/>
    <w:rsid w:val="00621A78"/>
    <w:rsid w:val="00624030"/>
    <w:rsid w:val="00632777"/>
    <w:rsid w:val="0064162F"/>
    <w:rsid w:val="00672E65"/>
    <w:rsid w:val="00677A75"/>
    <w:rsid w:val="006B3F3E"/>
    <w:rsid w:val="006C0D9A"/>
    <w:rsid w:val="006D2230"/>
    <w:rsid w:val="00723A04"/>
    <w:rsid w:val="00733B2E"/>
    <w:rsid w:val="00750568"/>
    <w:rsid w:val="0075484E"/>
    <w:rsid w:val="0076533D"/>
    <w:rsid w:val="00776FA1"/>
    <w:rsid w:val="007774DF"/>
    <w:rsid w:val="007912A0"/>
    <w:rsid w:val="007A593D"/>
    <w:rsid w:val="007A5ADE"/>
    <w:rsid w:val="007B569B"/>
    <w:rsid w:val="007D57D7"/>
    <w:rsid w:val="007D748D"/>
    <w:rsid w:val="0082274E"/>
    <w:rsid w:val="00833DE3"/>
    <w:rsid w:val="008415D4"/>
    <w:rsid w:val="0087233F"/>
    <w:rsid w:val="00884593"/>
    <w:rsid w:val="008D0635"/>
    <w:rsid w:val="008F1109"/>
    <w:rsid w:val="00961922"/>
    <w:rsid w:val="0098314E"/>
    <w:rsid w:val="009C70C4"/>
    <w:rsid w:val="00A157CB"/>
    <w:rsid w:val="00AB397B"/>
    <w:rsid w:val="00AB75E5"/>
    <w:rsid w:val="00B049CD"/>
    <w:rsid w:val="00B17495"/>
    <w:rsid w:val="00B26CF0"/>
    <w:rsid w:val="00B45F9F"/>
    <w:rsid w:val="00B84E85"/>
    <w:rsid w:val="00BE136F"/>
    <w:rsid w:val="00C072DA"/>
    <w:rsid w:val="00C53B24"/>
    <w:rsid w:val="00CC14A7"/>
    <w:rsid w:val="00D15869"/>
    <w:rsid w:val="00D208BB"/>
    <w:rsid w:val="00D21BBD"/>
    <w:rsid w:val="00D73A9D"/>
    <w:rsid w:val="00D8749A"/>
    <w:rsid w:val="00D932A1"/>
    <w:rsid w:val="00D956D4"/>
    <w:rsid w:val="00DA3229"/>
    <w:rsid w:val="00DA4CA3"/>
    <w:rsid w:val="00DA7413"/>
    <w:rsid w:val="00DB16B9"/>
    <w:rsid w:val="00DD60AF"/>
    <w:rsid w:val="00E0750F"/>
    <w:rsid w:val="00E2059E"/>
    <w:rsid w:val="00E45AA6"/>
    <w:rsid w:val="00E80043"/>
    <w:rsid w:val="00E82C87"/>
    <w:rsid w:val="00EC6665"/>
    <w:rsid w:val="00ED1924"/>
    <w:rsid w:val="00EE5FAC"/>
    <w:rsid w:val="00EF1299"/>
    <w:rsid w:val="00F400F3"/>
    <w:rsid w:val="00F41309"/>
    <w:rsid w:val="00F51820"/>
    <w:rsid w:val="00F7334A"/>
    <w:rsid w:val="00F860B9"/>
    <w:rsid w:val="00F93D2D"/>
    <w:rsid w:val="00FA73C6"/>
    <w:rsid w:val="00FC7B1F"/>
    <w:rsid w:val="00FD14B8"/>
    <w:rsid w:val="00FE0412"/>
    <w:rsid w:val="00FE1F16"/>
    <w:rsid w:val="00FF063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D245C"/>
  <w15:docId w15:val="{34DC558B-10E3-44EA-B244-9B90A125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CC14A7"/>
    <w:pPr>
      <w:tabs>
        <w:tab w:val="center" w:pos="4680"/>
        <w:tab w:val="right" w:pos="9360"/>
      </w:tabs>
      <w:spacing w:after="0"/>
    </w:pPr>
  </w:style>
  <w:style w:type="character" w:customStyle="1" w:styleId="FooterChar">
    <w:name w:val="Footer Char"/>
    <w:basedOn w:val="DefaultParagraphFont"/>
    <w:link w:val="Footer"/>
    <w:rsid w:val="00CC14A7"/>
  </w:style>
  <w:style w:type="paragraph" w:styleId="Revision">
    <w:name w:val="Revision"/>
    <w:hidden/>
    <w:rsid w:val="00560D44"/>
    <w:pPr>
      <w:spacing w:after="0"/>
    </w:pPr>
  </w:style>
  <w:style w:type="character" w:styleId="CommentReference">
    <w:name w:val="annotation reference"/>
    <w:basedOn w:val="DefaultParagraphFont"/>
    <w:rsid w:val="00632777"/>
    <w:rPr>
      <w:sz w:val="16"/>
      <w:szCs w:val="16"/>
    </w:rPr>
  </w:style>
  <w:style w:type="paragraph" w:styleId="CommentText">
    <w:name w:val="annotation text"/>
    <w:basedOn w:val="Normal"/>
    <w:link w:val="CommentTextChar"/>
    <w:rsid w:val="00632777"/>
    <w:rPr>
      <w:sz w:val="20"/>
      <w:szCs w:val="20"/>
    </w:rPr>
  </w:style>
  <w:style w:type="character" w:customStyle="1" w:styleId="CommentTextChar">
    <w:name w:val="Comment Text Char"/>
    <w:basedOn w:val="DefaultParagraphFont"/>
    <w:link w:val="CommentText"/>
    <w:rsid w:val="00632777"/>
    <w:rPr>
      <w:sz w:val="20"/>
      <w:szCs w:val="20"/>
    </w:rPr>
  </w:style>
  <w:style w:type="paragraph" w:styleId="CommentSubject">
    <w:name w:val="annotation subject"/>
    <w:basedOn w:val="CommentText"/>
    <w:next w:val="CommentText"/>
    <w:link w:val="CommentSubjectChar"/>
    <w:rsid w:val="00632777"/>
    <w:rPr>
      <w:b/>
      <w:bCs/>
    </w:rPr>
  </w:style>
  <w:style w:type="character" w:customStyle="1" w:styleId="CommentSubjectChar">
    <w:name w:val="Comment Subject Char"/>
    <w:basedOn w:val="CommentTextChar"/>
    <w:link w:val="CommentSubject"/>
    <w:rsid w:val="0063277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microsoft.com/office/2011/relationships/people" Target="people.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footnotes" Target="footnotes.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microsoft.com/office/2011/relationships/commentsExtended" Target="commentsExtended.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oter" Target="footer1.xm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microsoft.com/office/2018/08/relationships/commentsExtensible" Target="commentsExtensible.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comments" Target="comments.xml"/><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61" Type="http://schemas.openxmlformats.org/officeDocument/2006/relationships/image" Target="media/image51.png"/><Relationship Id="rId8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443</TotalTime>
  <Pages>39</Pages>
  <Words>15855</Words>
  <Characters>90377</Characters>
  <Application>Microsoft Office Word</Application>
  <DocSecurity>0</DocSecurity>
  <Lines>753</Lines>
  <Paragraphs>212</Paragraphs>
  <ScaleCrop>false</ScaleCrop>
  <Company>World Bank Group</Company>
  <LinksUpToDate>false</LinksUpToDate>
  <CharactersWithSpaces>106020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PROST Upgrade: Model and Estimation Methodology</dc:title>
  <dc:creator>Marola Andrea Castillo Quinto</dc:creator>
  <cp:keywords/>
  <cp:lastModifiedBy>Marola Andrea Castillo Quinto</cp:lastModifiedBy>
  <cp:revision>100</cp:revision>
  <dcterms:created xsi:type="dcterms:W3CDTF">2026-06-22T13:45:00Z</dcterms:created>
  <dcterms:modified xsi:type="dcterms:W3CDTF">2026-06-22T21:37:00Z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MSIP_Label_89608d83-f952-409d-b7c5-456515bbbf5a_Enabled">
    <vt:lpwstr>true</vt:lpwstr>
  </property>
  <property fmtid="{D5CDD505-2E9C-101B-9397-08002B2CF9AE}" pid="4" name="MSIP_Label_89608d83-f952-409d-b7c5-456515bbbf5a_SetDate">
    <vt:lpwstr>2026-06-22T21:37:37Z</vt:lpwstr>
  </property>
  <property fmtid="{D5CDD505-2E9C-101B-9397-08002B2CF9AE}" pid="5" name="MSIP_Label_89608d83-f952-409d-b7c5-456515bbbf5a_Method">
    <vt:lpwstr>Privileged</vt:lpwstr>
  </property>
  <property fmtid="{D5CDD505-2E9C-101B-9397-08002B2CF9AE}" pid="6" name="MSIP_Label_89608d83-f952-409d-b7c5-456515bbbf5a_Name">
    <vt:lpwstr>Public</vt:lpwstr>
  </property>
  <property fmtid="{D5CDD505-2E9C-101B-9397-08002B2CF9AE}" pid="7" name="MSIP_Label_89608d83-f952-409d-b7c5-456515bbbf5a_SiteId">
    <vt:lpwstr>31a2fec0-266b-4c67-b56e-2796d8f59c36</vt:lpwstr>
  </property>
  <property fmtid="{D5CDD505-2E9C-101B-9397-08002B2CF9AE}" pid="8" name="MSIP_Label_89608d83-f952-409d-b7c5-456515bbbf5a_ActionId">
    <vt:lpwstr>193a8a0b-251c-4675-9cd0-f30d69a658ba</vt:lpwstr>
  </property>
  <property fmtid="{D5CDD505-2E9C-101B-9397-08002B2CF9AE}" pid="9" name="MSIP_Label_89608d83-f952-409d-b7c5-456515bbbf5a_ContentBits">
    <vt:lpwstr>0</vt:lpwstr>
  </property>
  <property fmtid="{D5CDD505-2E9C-101B-9397-08002B2CF9AE}" pid="10" name="MSIP_Label_89608d83-f952-409d-b7c5-456515bbbf5a_Tag">
    <vt:lpwstr>10, 0, 1, 1</vt:lpwstr>
  </property>
</Properties>
</file>